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DA75" w14:textId="1FE7CBCB" w:rsidR="0078447F" w:rsidRPr="0078447F" w:rsidRDefault="008B0300" w:rsidP="00CF6349">
      <w:pPr>
        <w:widowControl w:val="0"/>
        <w:snapToGrid w:val="0"/>
        <w:spacing w:after="24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035E7062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590A03B7" w14:textId="2EA527A4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BC390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Программной Инженерии</w:t>
      </w:r>
    </w:p>
    <w:p w14:paraId="703D7272" w14:textId="0A3CBC53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1-40 05 01 «</w:t>
      </w:r>
      <w:r w:rsidR="00870BA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Программная Инженерия</w:t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005C7FFF" w14:textId="77777777" w:rsidR="0078447F" w:rsidRPr="0078447F" w:rsidRDefault="0078447F" w:rsidP="00A75822">
      <w:pPr>
        <w:pStyle w:val="1"/>
        <w:spacing w:before="600" w:after="600"/>
        <w:jc w:val="center"/>
        <w:rPr>
          <w:rFonts w:eastAsia="Times New Roman"/>
          <w:lang w:eastAsia="ru-RU"/>
        </w:rPr>
      </w:pPr>
      <w:r w:rsidRPr="0078447F">
        <w:rPr>
          <w:rFonts w:eastAsia="Times New Roman"/>
          <w:lang w:eastAsia="ru-RU"/>
        </w:rPr>
        <w:t>ПОЯСНИТЕЛЬНАЯ ЗАПИСКА КУРСОВОГО ПРОЕКТА</w:t>
      </w:r>
    </w:p>
    <w:p w14:paraId="77A7016C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5CEE7762" w14:textId="1DC4AE8C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47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«Веб-сайт</w:t>
      </w:r>
      <w:r w:rsidR="00605E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Физкультурно-оздоровительный комплекс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366C916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93D2CB4" w14:textId="2396ACF9" w:rsidR="0078447F" w:rsidRPr="0078447F" w:rsidRDefault="00F0477F" w:rsidP="00F0477F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44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46063A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8447F"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78447F"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 w:rsidR="002F3E8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         </w:t>
      </w:r>
      <w:r w:rsidR="00870BA4">
        <w:rPr>
          <w:rFonts w:ascii="Times New Roman" w:eastAsia="Times New Roman" w:hAnsi="Times New Roman" w:cs="Times New Roman"/>
          <w:sz w:val="28"/>
          <w:szCs w:val="28"/>
          <w:lang w:eastAsia="ru-RU"/>
        </w:rPr>
        <w:t>К.</w:t>
      </w:r>
      <w:r w:rsidR="002F3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2F3E8B" w:rsidRPr="002F3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F3E8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Бескоровайный</w:t>
      </w:r>
      <w:r w:rsidR="00870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AE8DBD2" w14:textId="20912478" w:rsidR="0078447F" w:rsidRPr="0078447F" w:rsidRDefault="0078447F" w:rsidP="00F047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7A5501E4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A3670CE" w14:textId="30B16B11" w:rsidR="0078447F" w:rsidRPr="0078447F" w:rsidRDefault="0078447F" w:rsidP="0078447F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4606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059254BF" w14:textId="5E5C990E" w:rsidR="0078447F" w:rsidRPr="0078447F" w:rsidRDefault="0078447F" w:rsidP="00F0477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 xml:space="preserve">ученое </w:t>
      </w:r>
      <w:r w:rsidR="00F0477F">
        <w:rPr>
          <w:rFonts w:ascii="Times New Roman" w:hAnsi="Times New Roman" w:cs="Times New Roman"/>
          <w:sz w:val="20"/>
          <w:szCs w:val="20"/>
        </w:rPr>
        <w:t>звание</w:t>
      </w:r>
      <w:r w:rsidR="00F0477F"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5F996C8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</w:p>
    <w:p w14:paraId="631A640D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67D280F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A76790E" w14:textId="0F15654C" w:rsidR="0078447F" w:rsidRPr="0078447F" w:rsidRDefault="0078447F" w:rsidP="0078447F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5C8F82C5" w14:textId="5D61831D" w:rsidR="0078447F" w:rsidRPr="0078447F" w:rsidRDefault="0078447F" w:rsidP="0078447F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2792870" w14:textId="5C17FAE8" w:rsidR="0078447F" w:rsidRDefault="0078447F" w:rsidP="0078447F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="00F0477F"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F0477F"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Pr="0078447F"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6D512303" w14:textId="6B910202" w:rsidR="0078447F" w:rsidRDefault="0078447F" w:rsidP="0078447F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11E84810" w14:textId="51B4EA5D" w:rsidR="006B4908" w:rsidRPr="00094357" w:rsidRDefault="006B4908" w:rsidP="00A75822">
      <w:pPr>
        <w:rPr>
          <w:lang w:eastAsia="ru-RU"/>
        </w:rPr>
      </w:pPr>
    </w:p>
    <w:p w14:paraId="192979EF" w14:textId="53B773A1" w:rsidR="00094357" w:rsidRDefault="00094357" w:rsidP="000943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835EEE" w14:textId="3A403284" w:rsidR="00C563B1" w:rsidRPr="002804BF" w:rsidRDefault="00C563B1" w:rsidP="000D5227">
      <w:pPr>
        <w:pStyle w:val="1"/>
        <w:spacing w:before="0" w:after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  <w:r w:rsidRPr="000456FA">
        <w:lastRenderedPageBreak/>
        <w:t>ЗАДАНИЕ</w:t>
      </w:r>
    </w:p>
    <w:p w14:paraId="0BDDA223" w14:textId="77777777" w:rsidR="00C563B1" w:rsidRPr="002804BF" w:rsidRDefault="00C563B1" w:rsidP="00023D49">
      <w:pPr>
        <w:spacing w:after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>на курсовое проектирование</w:t>
      </w:r>
    </w:p>
    <w:p w14:paraId="2D5D5CDD" w14:textId="69CB410E" w:rsidR="002804BF" w:rsidRPr="00023D49" w:rsidRDefault="00C563B1" w:rsidP="00023D4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 xml:space="preserve">по дисциплине </w:t>
      </w:r>
      <w:r w:rsidRPr="002804BF">
        <w:rPr>
          <w:rFonts w:ascii="Times New Roman" w:hAnsi="Times New Roman" w:cs="Times New Roman"/>
          <w:bCs/>
          <w:sz w:val="28"/>
          <w:szCs w:val="36"/>
        </w:rPr>
        <w:t>«Компьютерные языки разметки»</w:t>
      </w:r>
    </w:p>
    <w:p w14:paraId="6A12063F" w14:textId="77777777" w:rsidR="00C563B1" w:rsidRPr="002804BF" w:rsidRDefault="00C563B1" w:rsidP="0063300D">
      <w:pPr>
        <w:rPr>
          <w:rFonts w:ascii="Times New Roman" w:hAnsi="Times New Roman" w:cs="Times New Roman"/>
          <w:bCs/>
          <w:sz w:val="28"/>
          <w:szCs w:val="32"/>
          <w:lang w:val="uk-UA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 xml:space="preserve">Курс 1 Группа: 1 Специальность: </w:t>
      </w:r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 xml:space="preserve">6-05-0612-01 </w:t>
      </w:r>
      <w:proofErr w:type="spellStart"/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Программная</w:t>
      </w:r>
      <w:proofErr w:type="spellEnd"/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 xml:space="preserve"> </w:t>
      </w:r>
      <w:proofErr w:type="spellStart"/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инженерия</w:t>
      </w:r>
      <w:proofErr w:type="spellEnd"/>
    </w:p>
    <w:p w14:paraId="50869100" w14:textId="2837F67C" w:rsidR="00C563B1" w:rsidRPr="002804BF" w:rsidRDefault="00C563B1" w:rsidP="0063300D">
      <w:pPr>
        <w:rPr>
          <w:rFonts w:ascii="Times New Roman" w:hAnsi="Times New Roman" w:cs="Times New Roman"/>
          <w:bCs/>
          <w:sz w:val="28"/>
          <w:szCs w:val="32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>Студент:</w:t>
      </w:r>
      <w:r w:rsidR="002F3E8B">
        <w:rPr>
          <w:rFonts w:ascii="Times New Roman" w:hAnsi="Times New Roman" w:cs="Times New Roman"/>
          <w:bCs/>
          <w:sz w:val="28"/>
          <w:szCs w:val="32"/>
        </w:rPr>
        <w:t xml:space="preserve"> Бескоровайный</w:t>
      </w:r>
      <w:r w:rsidRPr="002804BF">
        <w:rPr>
          <w:rFonts w:ascii="Times New Roman" w:hAnsi="Times New Roman" w:cs="Times New Roman"/>
          <w:bCs/>
          <w:sz w:val="28"/>
          <w:szCs w:val="32"/>
        </w:rPr>
        <w:t xml:space="preserve"> Кирилл </w:t>
      </w:r>
      <w:r w:rsidR="002F3E8B">
        <w:rPr>
          <w:rFonts w:ascii="Times New Roman" w:hAnsi="Times New Roman" w:cs="Times New Roman"/>
          <w:bCs/>
          <w:sz w:val="28"/>
          <w:szCs w:val="32"/>
        </w:rPr>
        <w:t>Алексеевич</w:t>
      </w:r>
    </w:p>
    <w:p w14:paraId="55759F57" w14:textId="1767F8FA" w:rsidR="00C563B1" w:rsidRPr="002804BF" w:rsidRDefault="00C563B1" w:rsidP="0063300D">
      <w:pPr>
        <w:tabs>
          <w:tab w:val="left" w:pos="-1843"/>
        </w:tabs>
        <w:rPr>
          <w:rFonts w:ascii="Times New Roman" w:hAnsi="Times New Roman" w:cs="Times New Roman"/>
          <w:bCs/>
          <w:sz w:val="28"/>
          <w:szCs w:val="36"/>
        </w:rPr>
      </w:pPr>
      <w:r w:rsidRPr="002804BF">
        <w:rPr>
          <w:rFonts w:ascii="Times New Roman" w:hAnsi="Times New Roman" w:cs="Times New Roman"/>
          <w:bCs/>
          <w:sz w:val="28"/>
          <w:szCs w:val="36"/>
        </w:rPr>
        <w:t>1. Тема: Веб-сайт «</w:t>
      </w:r>
      <w:r w:rsidR="00605E21">
        <w:rPr>
          <w:rFonts w:ascii="Times New Roman" w:hAnsi="Times New Roman" w:cs="Times New Roman"/>
          <w:bCs/>
          <w:sz w:val="28"/>
          <w:szCs w:val="36"/>
        </w:rPr>
        <w:t>Физкультурно-оздоровительный комплекс</w:t>
      </w:r>
      <w:r w:rsidRPr="002804BF">
        <w:rPr>
          <w:rFonts w:ascii="Times New Roman" w:hAnsi="Times New Roman" w:cs="Times New Roman"/>
          <w:bCs/>
          <w:sz w:val="28"/>
          <w:szCs w:val="36"/>
        </w:rPr>
        <w:t>»</w:t>
      </w:r>
    </w:p>
    <w:p w14:paraId="1C6EAD7E" w14:textId="77777777" w:rsidR="00C563B1" w:rsidRPr="002804BF" w:rsidRDefault="00C563B1" w:rsidP="0063300D">
      <w:pPr>
        <w:ind w:left="538" w:hanging="538"/>
        <w:rPr>
          <w:rFonts w:ascii="Times New Roman" w:hAnsi="Times New Roman" w:cs="Times New Roman"/>
          <w:bCs/>
          <w:sz w:val="28"/>
          <w:szCs w:val="32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 xml:space="preserve">2. Срок выполнения курсового </w:t>
      </w:r>
      <w:proofErr w:type="gramStart"/>
      <w:r w:rsidRPr="002804BF">
        <w:rPr>
          <w:rFonts w:ascii="Times New Roman" w:hAnsi="Times New Roman" w:cs="Times New Roman"/>
          <w:bCs/>
          <w:sz w:val="28"/>
          <w:szCs w:val="32"/>
        </w:rPr>
        <w:t>проекта :</w:t>
      </w:r>
      <w:proofErr w:type="gramEnd"/>
      <w:r w:rsidRPr="002804BF">
        <w:rPr>
          <w:rFonts w:ascii="Times New Roman" w:hAnsi="Times New Roman" w:cs="Times New Roman"/>
          <w:bCs/>
          <w:sz w:val="28"/>
          <w:szCs w:val="32"/>
        </w:rPr>
        <w:t xml:space="preserve"> с </w:t>
      </w:r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10</w:t>
      </w:r>
      <w:r w:rsidRPr="002804BF">
        <w:rPr>
          <w:rFonts w:ascii="Times New Roman" w:hAnsi="Times New Roman" w:cs="Times New Roman"/>
          <w:bCs/>
          <w:sz w:val="28"/>
          <w:szCs w:val="32"/>
        </w:rPr>
        <w:t xml:space="preserve"> февраля 202</w:t>
      </w:r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5</w:t>
      </w:r>
      <w:r w:rsidRPr="002804BF">
        <w:rPr>
          <w:rFonts w:ascii="Times New Roman" w:hAnsi="Times New Roman" w:cs="Times New Roman"/>
          <w:bCs/>
          <w:sz w:val="28"/>
          <w:szCs w:val="32"/>
        </w:rPr>
        <w:t> г. по 0</w:t>
      </w:r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5</w:t>
      </w:r>
      <w:r w:rsidRPr="002804BF">
        <w:rPr>
          <w:rFonts w:ascii="Times New Roman" w:hAnsi="Times New Roman" w:cs="Times New Roman"/>
          <w:bCs/>
          <w:sz w:val="28"/>
          <w:szCs w:val="32"/>
        </w:rPr>
        <w:t xml:space="preserve"> мая 202</w:t>
      </w:r>
      <w:r w:rsidRPr="002804BF">
        <w:rPr>
          <w:rFonts w:ascii="Times New Roman" w:hAnsi="Times New Roman" w:cs="Times New Roman"/>
          <w:bCs/>
          <w:sz w:val="28"/>
          <w:szCs w:val="32"/>
          <w:lang w:val="uk-UA"/>
        </w:rPr>
        <w:t>5</w:t>
      </w:r>
      <w:r w:rsidRPr="002804BF">
        <w:rPr>
          <w:rFonts w:ascii="Times New Roman" w:hAnsi="Times New Roman" w:cs="Times New Roman"/>
          <w:bCs/>
          <w:sz w:val="28"/>
          <w:szCs w:val="32"/>
        </w:rPr>
        <w:t> г.</w:t>
      </w:r>
    </w:p>
    <w:p w14:paraId="5D0268EE" w14:textId="77777777" w:rsidR="00C563B1" w:rsidRPr="002804BF" w:rsidRDefault="00C563B1" w:rsidP="00A37FA5">
      <w:pPr>
        <w:spacing w:after="0"/>
        <w:rPr>
          <w:rFonts w:ascii="Times New Roman" w:hAnsi="Times New Roman" w:cs="Times New Roman"/>
          <w:bCs/>
          <w:sz w:val="28"/>
          <w:szCs w:val="36"/>
        </w:rPr>
      </w:pPr>
      <w:r w:rsidRPr="002804BF">
        <w:rPr>
          <w:rFonts w:ascii="Times New Roman" w:hAnsi="Times New Roman" w:cs="Times New Roman"/>
          <w:bCs/>
          <w:sz w:val="28"/>
          <w:szCs w:val="32"/>
        </w:rPr>
        <w:t>3. Технические требования</w:t>
      </w:r>
      <w:r w:rsidRPr="002804BF">
        <w:rPr>
          <w:rFonts w:ascii="Times New Roman" w:hAnsi="Times New Roman" w:cs="Times New Roman"/>
          <w:bCs/>
          <w:sz w:val="28"/>
          <w:szCs w:val="36"/>
        </w:rPr>
        <w:t>:</w:t>
      </w:r>
    </w:p>
    <w:p w14:paraId="4080481B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 xml:space="preserve">3.1 Прототип веб-сайта должен быть разработан с использованием графических редакторов </w:t>
      </w:r>
      <w:r w:rsidRPr="002804BF">
        <w:rPr>
          <w:bCs/>
          <w:sz w:val="28"/>
          <w:szCs w:val="20"/>
          <w:lang w:val="en-US"/>
        </w:rPr>
        <w:t>Figma</w:t>
      </w:r>
      <w:r w:rsidRPr="002804BF">
        <w:rPr>
          <w:bCs/>
          <w:sz w:val="28"/>
          <w:szCs w:val="20"/>
        </w:rPr>
        <w:t>/</w:t>
      </w:r>
      <w:r w:rsidRPr="002804BF">
        <w:rPr>
          <w:bCs/>
          <w:sz w:val="28"/>
          <w:szCs w:val="20"/>
          <w:lang w:val="en-US"/>
        </w:rPr>
        <w:t>Adobe</w:t>
      </w:r>
      <w:r w:rsidRPr="002804BF">
        <w:rPr>
          <w:bCs/>
          <w:sz w:val="28"/>
          <w:szCs w:val="20"/>
        </w:rPr>
        <w:t xml:space="preserve"> </w:t>
      </w:r>
      <w:r w:rsidRPr="002804BF">
        <w:rPr>
          <w:bCs/>
          <w:sz w:val="28"/>
          <w:szCs w:val="20"/>
          <w:lang w:val="en-US"/>
        </w:rPr>
        <w:t>XD</w:t>
      </w:r>
      <w:r w:rsidRPr="002804BF">
        <w:rPr>
          <w:bCs/>
          <w:sz w:val="28"/>
          <w:szCs w:val="20"/>
        </w:rPr>
        <w:t>/</w:t>
      </w:r>
      <w:r w:rsidRPr="002804BF">
        <w:rPr>
          <w:bCs/>
          <w:sz w:val="28"/>
          <w:szCs w:val="20"/>
          <w:lang w:val="en-US"/>
        </w:rPr>
        <w:t>Sketch</w:t>
      </w:r>
      <w:r w:rsidRPr="002804BF">
        <w:rPr>
          <w:bCs/>
          <w:sz w:val="28"/>
          <w:szCs w:val="20"/>
        </w:rPr>
        <w:t>.</w:t>
      </w:r>
    </w:p>
    <w:p w14:paraId="145AFEE4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3.2 Для хранения данных должен быть использован XML-формат.</w:t>
      </w:r>
    </w:p>
    <w:p w14:paraId="01F12475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3.3 Разметка содержания сайта должна быть выполнена с применением HTML5 и XML.</w:t>
      </w:r>
    </w:p>
    <w:p w14:paraId="1B1055C0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3.4 Для описания внешнего вида веб-страниц использовать S</w:t>
      </w:r>
      <w:r w:rsidRPr="002804BF">
        <w:rPr>
          <w:bCs/>
          <w:sz w:val="28"/>
          <w:szCs w:val="20"/>
          <w:lang w:val="en-US"/>
        </w:rPr>
        <w:t>CSS</w:t>
      </w:r>
      <w:r w:rsidRPr="002804BF">
        <w:rPr>
          <w:bCs/>
          <w:sz w:val="28"/>
          <w:szCs w:val="20"/>
        </w:rPr>
        <w:t xml:space="preserve"> и CSS3.</w:t>
      </w:r>
    </w:p>
    <w:p w14:paraId="5CB677E6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3.5 Веб-сайт должен содержать:</w:t>
      </w:r>
    </w:p>
    <w:p w14:paraId="5F229888" w14:textId="77777777" w:rsidR="00C563B1" w:rsidRPr="002804BF" w:rsidRDefault="00C563B1" w:rsidP="00C563B1">
      <w:pPr>
        <w:pStyle w:val="Default"/>
        <w:ind w:firstLine="794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– семантические теги HTML5;</w:t>
      </w:r>
    </w:p>
    <w:p w14:paraId="4D427B69" w14:textId="77777777" w:rsidR="00C563B1" w:rsidRPr="002804BF" w:rsidRDefault="00C563B1" w:rsidP="00C563B1">
      <w:pPr>
        <w:pStyle w:val="Default"/>
        <w:ind w:firstLine="794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– графические элементы в форме SVG;</w:t>
      </w:r>
    </w:p>
    <w:p w14:paraId="0A855B77" w14:textId="77777777" w:rsidR="00C563B1" w:rsidRPr="002804BF" w:rsidRDefault="00C563B1" w:rsidP="00C563B1">
      <w:pPr>
        <w:pStyle w:val="Default"/>
        <w:ind w:firstLine="794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>– несколько веб-страниц;</w:t>
      </w:r>
    </w:p>
    <w:p w14:paraId="3912A26C" w14:textId="77777777" w:rsidR="00C563B1" w:rsidRPr="002804BF" w:rsidRDefault="00C563B1" w:rsidP="00C563B1">
      <w:pPr>
        <w:pStyle w:val="Default"/>
        <w:ind w:firstLine="794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 xml:space="preserve">– </w:t>
      </w:r>
      <w:r w:rsidRPr="002804BF">
        <w:rPr>
          <w:bCs/>
          <w:sz w:val="28"/>
          <w:szCs w:val="20"/>
          <w:lang w:val="en-US"/>
        </w:rPr>
        <w:t>JavaScript</w:t>
      </w:r>
      <w:r w:rsidRPr="002804BF">
        <w:rPr>
          <w:bCs/>
          <w:sz w:val="28"/>
          <w:szCs w:val="20"/>
        </w:rPr>
        <w:t xml:space="preserve"> для управления элементами </w:t>
      </w:r>
      <w:r w:rsidRPr="002804BF">
        <w:rPr>
          <w:bCs/>
          <w:sz w:val="28"/>
          <w:szCs w:val="20"/>
          <w:lang w:val="en-US"/>
        </w:rPr>
        <w:t>DOM</w:t>
      </w:r>
      <w:r w:rsidRPr="002804BF">
        <w:rPr>
          <w:bCs/>
          <w:sz w:val="28"/>
          <w:szCs w:val="20"/>
        </w:rPr>
        <w:t>.</w:t>
      </w:r>
    </w:p>
    <w:p w14:paraId="1AEDD9EF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 xml:space="preserve">3.6 Верстка сайта должна быть адаптивной и </w:t>
      </w:r>
      <w:proofErr w:type="spellStart"/>
      <w:r w:rsidRPr="002804BF">
        <w:rPr>
          <w:bCs/>
          <w:sz w:val="28"/>
          <w:szCs w:val="20"/>
        </w:rPr>
        <w:t>кроссбраузерной</w:t>
      </w:r>
      <w:proofErr w:type="spellEnd"/>
      <w:r w:rsidRPr="002804BF">
        <w:rPr>
          <w:bCs/>
          <w:sz w:val="28"/>
          <w:szCs w:val="20"/>
        </w:rPr>
        <w:t>;</w:t>
      </w:r>
    </w:p>
    <w:p w14:paraId="31CE715A" w14:textId="77777777" w:rsidR="00C563B1" w:rsidRPr="002804BF" w:rsidRDefault="00C563B1" w:rsidP="00C563B1">
      <w:pPr>
        <w:pStyle w:val="Default"/>
        <w:ind w:firstLine="340"/>
        <w:jc w:val="both"/>
        <w:rPr>
          <w:bCs/>
          <w:sz w:val="28"/>
          <w:szCs w:val="20"/>
          <w:lang w:val="en-US"/>
        </w:rPr>
      </w:pPr>
      <w:r w:rsidRPr="002804BF">
        <w:rPr>
          <w:bCs/>
          <w:sz w:val="28"/>
          <w:szCs w:val="20"/>
          <w:lang w:val="en-US"/>
        </w:rPr>
        <w:t xml:space="preserve">3.7 </w:t>
      </w:r>
      <w:r w:rsidRPr="002804BF">
        <w:rPr>
          <w:bCs/>
          <w:sz w:val="28"/>
          <w:szCs w:val="20"/>
        </w:rPr>
        <w:t>Для</w:t>
      </w:r>
      <w:r w:rsidRPr="002804BF">
        <w:rPr>
          <w:bCs/>
          <w:sz w:val="28"/>
          <w:szCs w:val="20"/>
          <w:lang w:val="en-US"/>
        </w:rPr>
        <w:t xml:space="preserve"> </w:t>
      </w:r>
      <w:r w:rsidRPr="002804BF">
        <w:rPr>
          <w:bCs/>
          <w:sz w:val="28"/>
          <w:szCs w:val="20"/>
        </w:rPr>
        <w:t>тестирования</w:t>
      </w:r>
      <w:r w:rsidRPr="002804BF">
        <w:rPr>
          <w:bCs/>
          <w:sz w:val="28"/>
          <w:szCs w:val="20"/>
          <w:lang w:val="en-US"/>
        </w:rPr>
        <w:t xml:space="preserve"> </w:t>
      </w:r>
      <w:r w:rsidRPr="002804BF">
        <w:rPr>
          <w:bCs/>
          <w:sz w:val="28"/>
          <w:szCs w:val="20"/>
        </w:rPr>
        <w:t>использовать</w:t>
      </w:r>
      <w:r w:rsidRPr="002804BF">
        <w:rPr>
          <w:bCs/>
          <w:sz w:val="28"/>
          <w:szCs w:val="20"/>
          <w:lang w:val="en-US"/>
        </w:rPr>
        <w:t xml:space="preserve"> The W3C Markup Validation Service/Git Super Linter</w:t>
      </w:r>
    </w:p>
    <w:p w14:paraId="57DF6721" w14:textId="77777777" w:rsidR="00C563B1" w:rsidRPr="002804BF" w:rsidRDefault="00C563B1" w:rsidP="00A37FA5">
      <w:pPr>
        <w:pStyle w:val="Default"/>
        <w:spacing w:after="240"/>
        <w:ind w:firstLine="340"/>
        <w:jc w:val="both"/>
        <w:rPr>
          <w:bCs/>
          <w:sz w:val="28"/>
          <w:szCs w:val="20"/>
        </w:rPr>
      </w:pPr>
      <w:r w:rsidRPr="002804BF">
        <w:rPr>
          <w:bCs/>
          <w:sz w:val="28"/>
          <w:szCs w:val="20"/>
        </w:rPr>
        <w:t xml:space="preserve">3.8 Проект и пояснения к проекту должны быть размещены на </w:t>
      </w:r>
      <w:proofErr w:type="spellStart"/>
      <w:r w:rsidRPr="002804BF">
        <w:rPr>
          <w:bCs/>
          <w:sz w:val="28"/>
          <w:szCs w:val="20"/>
        </w:rPr>
        <w:t>GitHub</w:t>
      </w:r>
      <w:proofErr w:type="spellEnd"/>
      <w:r w:rsidRPr="002804BF">
        <w:rPr>
          <w:bCs/>
          <w:sz w:val="28"/>
          <w:szCs w:val="20"/>
        </w:rPr>
        <w:t>.</w:t>
      </w:r>
    </w:p>
    <w:p w14:paraId="30844A3C" w14:textId="77777777" w:rsidR="00C563B1" w:rsidRPr="00023D49" w:rsidRDefault="00C563B1" w:rsidP="00023D49">
      <w:pPr>
        <w:spacing w:after="0"/>
        <w:rPr>
          <w:rFonts w:ascii="Times New Roman" w:hAnsi="Times New Roman" w:cs="Times New Roman"/>
          <w:bCs/>
          <w:sz w:val="28"/>
          <w:szCs w:val="32"/>
        </w:rPr>
      </w:pPr>
      <w:r w:rsidRPr="00023D49">
        <w:rPr>
          <w:rFonts w:ascii="Times New Roman" w:hAnsi="Times New Roman" w:cs="Times New Roman"/>
          <w:bCs/>
          <w:sz w:val="28"/>
          <w:szCs w:val="32"/>
        </w:rPr>
        <w:t>4. Содержание пояснительной записки</w:t>
      </w:r>
    </w:p>
    <w:p w14:paraId="5E20B331" w14:textId="77777777" w:rsidR="00C563B1" w:rsidRPr="00023D49" w:rsidRDefault="00C563B1" w:rsidP="00023D49">
      <w:pPr>
        <w:spacing w:after="0"/>
        <w:ind w:firstLine="280"/>
        <w:rPr>
          <w:rFonts w:ascii="Times New Roman" w:hAnsi="Times New Roman" w:cs="Times New Roman"/>
          <w:bCs/>
          <w:sz w:val="28"/>
          <w:szCs w:val="32"/>
        </w:rPr>
      </w:pPr>
      <w:r w:rsidRPr="00023D49">
        <w:rPr>
          <w:rFonts w:ascii="Times New Roman" w:hAnsi="Times New Roman" w:cs="Times New Roman"/>
          <w:bCs/>
          <w:sz w:val="28"/>
          <w:szCs w:val="32"/>
        </w:rPr>
        <w:t>1. Титульный лист;</w:t>
      </w:r>
    </w:p>
    <w:p w14:paraId="27873F03" w14:textId="77777777" w:rsidR="00C563B1" w:rsidRPr="00023D49" w:rsidRDefault="00C563B1" w:rsidP="00023D49">
      <w:pPr>
        <w:spacing w:after="0"/>
        <w:ind w:firstLine="280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2"/>
        </w:rPr>
        <w:t>2. Задание на курсовое проектирование;</w:t>
      </w:r>
    </w:p>
    <w:p w14:paraId="0A891243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3. Введение;</w:t>
      </w:r>
    </w:p>
    <w:p w14:paraId="478E4258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4. Постановка задачи;</w:t>
      </w:r>
    </w:p>
    <w:p w14:paraId="3794180A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5. Проектирование веб-сайта</w:t>
      </w:r>
    </w:p>
    <w:p w14:paraId="476B0AF4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6. Реализация структуры веб-сайта</w:t>
      </w:r>
    </w:p>
    <w:p w14:paraId="70900BE1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7. Тестирование веб-сайта</w:t>
      </w:r>
    </w:p>
    <w:p w14:paraId="61249D63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8. Заключение</w:t>
      </w:r>
    </w:p>
    <w:p w14:paraId="54B6D979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9. Список использованных источников</w:t>
      </w:r>
    </w:p>
    <w:p w14:paraId="05C1D020" w14:textId="77777777" w:rsidR="00C563B1" w:rsidRPr="00023D49" w:rsidRDefault="00C563B1" w:rsidP="00DC7A82">
      <w:pPr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10. Приложения (полный исходный текст программы разработанного приложения с подробными комментариями)</w:t>
      </w:r>
    </w:p>
    <w:p w14:paraId="775A14F1" w14:textId="77777777" w:rsidR="00C563B1" w:rsidRPr="002A6871" w:rsidRDefault="00C563B1" w:rsidP="002A6871">
      <w:pPr>
        <w:rPr>
          <w:rFonts w:ascii="Times New Roman" w:hAnsi="Times New Roman" w:cs="Times New Roman"/>
          <w:sz w:val="28"/>
          <w:szCs w:val="28"/>
        </w:rPr>
      </w:pPr>
      <w:r w:rsidRPr="002A6871">
        <w:rPr>
          <w:rFonts w:ascii="Times New Roman" w:hAnsi="Times New Roman" w:cs="Times New Roman"/>
          <w:sz w:val="28"/>
          <w:szCs w:val="28"/>
        </w:rPr>
        <w:t xml:space="preserve">5. Форма представления на </w:t>
      </w:r>
      <w:r w:rsidRPr="002A687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A6871">
        <w:rPr>
          <w:rFonts w:ascii="Times New Roman" w:hAnsi="Times New Roman" w:cs="Times New Roman"/>
          <w:sz w:val="28"/>
          <w:szCs w:val="28"/>
        </w:rPr>
        <w:t xml:space="preserve"> выполненного курсового проекта:</w:t>
      </w:r>
    </w:p>
    <w:p w14:paraId="55E26007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688ADDC2" w14:textId="77777777" w:rsidR="00C563B1" w:rsidRPr="00023D49" w:rsidRDefault="00C563B1" w:rsidP="00023D49">
      <w:pPr>
        <w:spacing w:after="0"/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lastRenderedPageBreak/>
        <w:t>– Оформление записки должно быть согласно правилам.</w:t>
      </w:r>
    </w:p>
    <w:p w14:paraId="326A46ED" w14:textId="77777777" w:rsidR="00C563B1" w:rsidRPr="00023D49" w:rsidRDefault="00C563B1" w:rsidP="00A447D9">
      <w:pPr>
        <w:ind w:firstLine="284"/>
        <w:rPr>
          <w:rFonts w:ascii="Times New Roman" w:hAnsi="Times New Roman" w:cs="Times New Roman"/>
          <w:bCs/>
          <w:sz w:val="28"/>
          <w:szCs w:val="36"/>
        </w:rPr>
      </w:pPr>
      <w:r w:rsidRPr="00023D49">
        <w:rPr>
          <w:rFonts w:ascii="Times New Roman" w:hAnsi="Times New Roman" w:cs="Times New Roman"/>
          <w:bCs/>
          <w:sz w:val="28"/>
          <w:szCs w:val="36"/>
        </w:rPr>
        <w:t>– Листинги представляются в приложении.</w:t>
      </w:r>
    </w:p>
    <w:p w14:paraId="322FB7B5" w14:textId="77777777" w:rsidR="00C563B1" w:rsidRPr="002A6871" w:rsidRDefault="00C563B1" w:rsidP="002A6871">
      <w:pPr>
        <w:rPr>
          <w:rFonts w:ascii="Times New Roman" w:hAnsi="Times New Roman" w:cs="Times New Roman"/>
          <w:i/>
          <w:sz w:val="28"/>
          <w:szCs w:val="28"/>
        </w:rPr>
      </w:pPr>
      <w:r w:rsidRPr="002A6871">
        <w:rPr>
          <w:rFonts w:ascii="Times New Roman" w:hAnsi="Times New Roman" w:cs="Times New Roman"/>
          <w:sz w:val="28"/>
          <w:szCs w:val="28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C563B1" w:rsidRPr="002804BF" w14:paraId="4CC717E0" w14:textId="77777777" w:rsidTr="00FD1DA0">
        <w:tc>
          <w:tcPr>
            <w:tcW w:w="851" w:type="dxa"/>
          </w:tcPr>
          <w:p w14:paraId="6BA76AC6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№ п/п</w:t>
            </w:r>
          </w:p>
        </w:tc>
        <w:tc>
          <w:tcPr>
            <w:tcW w:w="6694" w:type="dxa"/>
            <w:vAlign w:val="center"/>
          </w:tcPr>
          <w:p w14:paraId="10B82DD6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618" w:type="dxa"/>
          </w:tcPr>
          <w:p w14:paraId="04C3209F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Срок выполнения этапов проекта</w:t>
            </w:r>
          </w:p>
        </w:tc>
      </w:tr>
      <w:tr w:rsidR="00C563B1" w:rsidRPr="002804BF" w14:paraId="5F086BDA" w14:textId="77777777" w:rsidTr="00FD1DA0">
        <w:tc>
          <w:tcPr>
            <w:tcW w:w="851" w:type="dxa"/>
          </w:tcPr>
          <w:p w14:paraId="0CEBDB59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</w:t>
            </w:r>
          </w:p>
        </w:tc>
        <w:tc>
          <w:tcPr>
            <w:tcW w:w="6694" w:type="dxa"/>
          </w:tcPr>
          <w:p w14:paraId="4F4A992F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</w:tcPr>
          <w:p w14:paraId="7BE36E39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10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.02.202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5</w:t>
            </w:r>
          </w:p>
        </w:tc>
      </w:tr>
      <w:tr w:rsidR="00C563B1" w:rsidRPr="002804BF" w14:paraId="4BCF85A3" w14:textId="77777777" w:rsidTr="00FD1DA0">
        <w:tc>
          <w:tcPr>
            <w:tcW w:w="851" w:type="dxa"/>
          </w:tcPr>
          <w:p w14:paraId="611E80CE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</w:p>
        </w:tc>
        <w:tc>
          <w:tcPr>
            <w:tcW w:w="6694" w:type="dxa"/>
          </w:tcPr>
          <w:p w14:paraId="6A404D47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Введение. Постановка задачи</w:t>
            </w:r>
          </w:p>
        </w:tc>
        <w:tc>
          <w:tcPr>
            <w:tcW w:w="2618" w:type="dxa"/>
          </w:tcPr>
          <w:p w14:paraId="3FE192F5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03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3-09.03.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202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5</w:t>
            </w:r>
          </w:p>
        </w:tc>
      </w:tr>
      <w:tr w:rsidR="00C563B1" w:rsidRPr="002804BF" w14:paraId="3F564B6F" w14:textId="77777777" w:rsidTr="00FD1DA0">
        <w:tc>
          <w:tcPr>
            <w:tcW w:w="851" w:type="dxa"/>
          </w:tcPr>
          <w:p w14:paraId="7346A6BD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</w:tc>
        <w:tc>
          <w:tcPr>
            <w:tcW w:w="6694" w:type="dxa"/>
          </w:tcPr>
          <w:p w14:paraId="78778968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Проектирование веб-сайта</w:t>
            </w:r>
          </w:p>
        </w:tc>
        <w:tc>
          <w:tcPr>
            <w:tcW w:w="2618" w:type="dxa"/>
          </w:tcPr>
          <w:p w14:paraId="1CDF5897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10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3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-23.03.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202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5</w:t>
            </w:r>
          </w:p>
        </w:tc>
      </w:tr>
      <w:tr w:rsidR="00C563B1" w:rsidRPr="002804BF" w14:paraId="6C179A88" w14:textId="77777777" w:rsidTr="00FD1DA0">
        <w:tc>
          <w:tcPr>
            <w:tcW w:w="851" w:type="dxa"/>
          </w:tcPr>
          <w:p w14:paraId="6C98AC1A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</w:p>
        </w:tc>
        <w:tc>
          <w:tcPr>
            <w:tcW w:w="6694" w:type="dxa"/>
          </w:tcPr>
          <w:p w14:paraId="380F45ED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Реализация структуры веб-сайта на 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HTML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5 и внешнего оформления на 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SCSS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и С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SS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</w:tc>
        <w:tc>
          <w:tcPr>
            <w:tcW w:w="2618" w:type="dxa"/>
          </w:tcPr>
          <w:p w14:paraId="3CFA5EE7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24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3–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16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.04.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202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5</w:t>
            </w:r>
          </w:p>
        </w:tc>
      </w:tr>
      <w:tr w:rsidR="00C563B1" w:rsidRPr="002804BF" w14:paraId="7A97651A" w14:textId="77777777" w:rsidTr="00FD1DA0">
        <w:tc>
          <w:tcPr>
            <w:tcW w:w="851" w:type="dxa"/>
          </w:tcPr>
          <w:p w14:paraId="609052B5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5</w:t>
            </w:r>
          </w:p>
        </w:tc>
        <w:tc>
          <w:tcPr>
            <w:tcW w:w="6694" w:type="dxa"/>
          </w:tcPr>
          <w:p w14:paraId="1BC1DAF9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Тестирование веб-сайта</w:t>
            </w:r>
          </w:p>
        </w:tc>
        <w:tc>
          <w:tcPr>
            <w:tcW w:w="2618" w:type="dxa"/>
          </w:tcPr>
          <w:p w14:paraId="76FA478A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17.04–24.04.2025</w:t>
            </w:r>
          </w:p>
        </w:tc>
      </w:tr>
      <w:tr w:rsidR="00C563B1" w:rsidRPr="002804BF" w14:paraId="017F8C61" w14:textId="77777777" w:rsidTr="00FD1DA0">
        <w:tc>
          <w:tcPr>
            <w:tcW w:w="851" w:type="dxa"/>
          </w:tcPr>
          <w:p w14:paraId="1D0E8CE9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6</w:t>
            </w:r>
          </w:p>
        </w:tc>
        <w:tc>
          <w:tcPr>
            <w:tcW w:w="6694" w:type="dxa"/>
          </w:tcPr>
          <w:p w14:paraId="524080DD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</w:p>
        </w:tc>
        <w:tc>
          <w:tcPr>
            <w:tcW w:w="2618" w:type="dxa"/>
          </w:tcPr>
          <w:p w14:paraId="0F9C7D4C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25.04.2025</w:t>
            </w:r>
          </w:p>
        </w:tc>
      </w:tr>
      <w:tr w:rsidR="00C563B1" w:rsidRPr="002804BF" w14:paraId="0477EF4A" w14:textId="77777777" w:rsidTr="00FD1DA0">
        <w:tc>
          <w:tcPr>
            <w:tcW w:w="851" w:type="dxa"/>
          </w:tcPr>
          <w:p w14:paraId="15390875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7</w:t>
            </w:r>
          </w:p>
        </w:tc>
        <w:tc>
          <w:tcPr>
            <w:tcW w:w="6694" w:type="dxa"/>
          </w:tcPr>
          <w:p w14:paraId="48063238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</w:tcPr>
          <w:p w14:paraId="30C158C9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26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.04.2025</w:t>
            </w:r>
          </w:p>
        </w:tc>
      </w:tr>
      <w:tr w:rsidR="00C563B1" w:rsidRPr="002804BF" w14:paraId="2676CB8F" w14:textId="77777777" w:rsidTr="00FD1DA0">
        <w:tc>
          <w:tcPr>
            <w:tcW w:w="851" w:type="dxa"/>
          </w:tcPr>
          <w:p w14:paraId="08239C50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6</w:t>
            </w:r>
          </w:p>
        </w:tc>
        <w:tc>
          <w:tcPr>
            <w:tcW w:w="6694" w:type="dxa"/>
          </w:tcPr>
          <w:p w14:paraId="593065E7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</w:tcPr>
          <w:p w14:paraId="30C23BA4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8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.04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–04.05.2025</w:t>
            </w:r>
          </w:p>
        </w:tc>
      </w:tr>
      <w:tr w:rsidR="00C563B1" w:rsidRPr="002804BF" w14:paraId="51900507" w14:textId="77777777" w:rsidTr="00FD1DA0">
        <w:tc>
          <w:tcPr>
            <w:tcW w:w="851" w:type="dxa"/>
          </w:tcPr>
          <w:p w14:paraId="366C03A4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7</w:t>
            </w:r>
          </w:p>
        </w:tc>
        <w:tc>
          <w:tcPr>
            <w:tcW w:w="6694" w:type="dxa"/>
          </w:tcPr>
          <w:p w14:paraId="68D48A7C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Сдача 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на допуск к защите</w:t>
            </w: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курсового проекта</w:t>
            </w:r>
          </w:p>
        </w:tc>
        <w:tc>
          <w:tcPr>
            <w:tcW w:w="2618" w:type="dxa"/>
          </w:tcPr>
          <w:p w14:paraId="3CD1A411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05.05.2025</w:t>
            </w:r>
          </w:p>
        </w:tc>
      </w:tr>
      <w:tr w:rsidR="00C563B1" w:rsidRPr="002804BF" w14:paraId="1552B335" w14:textId="77777777" w:rsidTr="00FD1DA0">
        <w:tc>
          <w:tcPr>
            <w:tcW w:w="851" w:type="dxa"/>
          </w:tcPr>
          <w:p w14:paraId="1D1DCA1E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8</w:t>
            </w:r>
          </w:p>
        </w:tc>
        <w:tc>
          <w:tcPr>
            <w:tcW w:w="6694" w:type="dxa"/>
          </w:tcPr>
          <w:p w14:paraId="1ADF9BF2" w14:textId="77777777" w:rsidR="00C563B1" w:rsidRPr="00393D81" w:rsidRDefault="00C563B1" w:rsidP="00FD1DA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</w:tcPr>
          <w:p w14:paraId="0F6E4B7D" w14:textId="77777777" w:rsidR="00C563B1" w:rsidRPr="00393D81" w:rsidRDefault="00C563B1" w:rsidP="00FD1DA0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</w:pPr>
            <w:r w:rsidRPr="00393D81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k-UA"/>
              </w:rPr>
              <w:t>19.05-31.05.2025</w:t>
            </w:r>
          </w:p>
        </w:tc>
      </w:tr>
    </w:tbl>
    <w:p w14:paraId="12893A04" w14:textId="20B1C5F5" w:rsidR="00C563B1" w:rsidRPr="002804BF" w:rsidRDefault="00C563B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8D52404" w14:textId="77777777" w:rsidR="00BF394B" w:rsidRPr="002A6871" w:rsidRDefault="00BF394B" w:rsidP="002A6871">
      <w:pPr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2A6871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5. Дата выдачи задания «</w:t>
      </w:r>
      <w:r w:rsidRPr="002A6871">
        <w:rPr>
          <w:rFonts w:ascii="Times New Roman" w:hAnsi="Times New Roman" w:cs="Times New Roman"/>
          <w:snapToGrid w:val="0"/>
          <w:sz w:val="28"/>
          <w:szCs w:val="28"/>
          <w:lang w:val="uk-UA" w:eastAsia="ru-RU"/>
        </w:rPr>
        <w:t>10</w:t>
      </w:r>
      <w:r w:rsidRPr="002A6871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 февраля 202</w:t>
      </w:r>
      <w:r w:rsidRPr="002A6871">
        <w:rPr>
          <w:rFonts w:ascii="Times New Roman" w:hAnsi="Times New Roman" w:cs="Times New Roman"/>
          <w:snapToGrid w:val="0"/>
          <w:sz w:val="28"/>
          <w:szCs w:val="28"/>
          <w:lang w:val="uk-UA" w:eastAsia="ru-RU"/>
        </w:rPr>
        <w:t>5</w:t>
      </w:r>
      <w:r w:rsidRPr="002A6871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г.</w:t>
      </w:r>
    </w:p>
    <w:p w14:paraId="53D39DB2" w14:textId="77777777" w:rsidR="00BF394B" w:rsidRPr="00BF394B" w:rsidRDefault="00BF394B" w:rsidP="00BF394B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Е.В. Барковский</w:t>
      </w:r>
    </w:p>
    <w:p w14:paraId="7855933F" w14:textId="77777777" w:rsidR="00BF394B" w:rsidRPr="00BF394B" w:rsidRDefault="00BF394B" w:rsidP="00BF394B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14:paraId="05FED313" w14:textId="77777777" w:rsidR="00BF394B" w:rsidRPr="002A6871" w:rsidRDefault="00BF394B" w:rsidP="002A6871">
      <w:pPr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2A6871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2A6871">
        <w:rPr>
          <w:rFonts w:ascii="Times New Roman" w:eastAsia="Times New Roman" w:hAnsi="Times New Roman" w:cs="Times New Roman"/>
          <w:snapToGrid w:val="0"/>
          <w:sz w:val="36"/>
          <w:szCs w:val="32"/>
          <w:lang w:eastAsia="ru-RU"/>
        </w:rPr>
        <w:t xml:space="preserve"> </w:t>
      </w:r>
      <w:r w:rsidRPr="002A6871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_______________________</w:t>
      </w:r>
    </w:p>
    <w:p w14:paraId="1BF424B2" w14:textId="77777777" w:rsidR="00BF394B" w:rsidRPr="00BF394B" w:rsidRDefault="00BF394B" w:rsidP="00BF394B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32"/>
          <w:szCs w:val="20"/>
          <w:lang w:eastAsia="ru-RU"/>
        </w:rPr>
      </w:pPr>
      <w:r w:rsidRPr="00BF394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студента)</w:t>
      </w:r>
    </w:p>
    <w:p w14:paraId="4A81F20A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F41DEDD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6AE774A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18E60B6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362187FC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5FF1B59" w14:textId="77777777" w:rsidR="00C563B1" w:rsidRPr="002804BF" w:rsidRDefault="00C563B1" w:rsidP="0009435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90E1510" w14:textId="56056E70" w:rsidR="00DB123C" w:rsidRDefault="00DB123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1246B4C" w14:textId="0393C596" w:rsidR="00DB123C" w:rsidRDefault="00DB123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  <w:sectPr w:rsidR="00DB123C" w:rsidSect="00B3380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851" w:left="1304" w:header="567" w:footer="709" w:gutter="0"/>
          <w:pgNumType w:start="1"/>
          <w:cols w:space="708"/>
          <w:titlePg/>
          <w:docGrid w:linePitch="360"/>
        </w:sectPr>
      </w:pPr>
    </w:p>
    <w:p w14:paraId="4CE66F4E" w14:textId="3397C9C5" w:rsidR="00DB123C" w:rsidRDefault="00DB123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F7341FE" w14:textId="19F8CE46" w:rsidR="00647617" w:rsidRPr="00B2237A" w:rsidRDefault="00094357" w:rsidP="00163EDE">
      <w:pPr>
        <w:pStyle w:val="1"/>
        <w:spacing w:before="0"/>
        <w:jc w:val="center"/>
        <w:rPr>
          <w:lang w:eastAsia="ru-RU"/>
        </w:rPr>
      </w:pPr>
      <w:r w:rsidRPr="00B2237A">
        <w:rPr>
          <w:lang w:eastAsia="ru-RU"/>
        </w:rPr>
        <w:t>Содержание</w:t>
      </w:r>
    </w:p>
    <w:tbl>
      <w:tblPr>
        <w:tblW w:w="10143" w:type="dxa"/>
        <w:tblInd w:w="108" w:type="dxa"/>
        <w:tblLook w:val="04A0" w:firstRow="1" w:lastRow="0" w:firstColumn="1" w:lastColumn="0" w:noHBand="0" w:noVBand="1"/>
      </w:tblPr>
      <w:tblGrid>
        <w:gridCol w:w="9639"/>
        <w:gridCol w:w="504"/>
      </w:tblGrid>
      <w:tr w:rsidR="007B6D1C" w14:paraId="0CF6086E" w14:textId="41071BC6" w:rsidTr="007B6D1C">
        <w:tc>
          <w:tcPr>
            <w:tcW w:w="9639" w:type="dxa"/>
            <w:hideMark/>
          </w:tcPr>
          <w:p w14:paraId="0DFBB907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Введение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48C16135" w14:textId="1FA59A83" w:rsidR="007B6D1C" w:rsidRDefault="007B6D1C" w:rsidP="007B6D1C">
            <w:pPr>
              <w:pStyle w:val="14"/>
              <w:jc w:val="right"/>
            </w:pPr>
            <w:r>
              <w:t>5</w:t>
            </w:r>
          </w:p>
        </w:tc>
      </w:tr>
      <w:tr w:rsidR="007B6D1C" w14:paraId="11CEC07C" w14:textId="3DBB05C5" w:rsidTr="007B6D1C">
        <w:tc>
          <w:tcPr>
            <w:tcW w:w="9639" w:type="dxa"/>
            <w:hideMark/>
          </w:tcPr>
          <w:p w14:paraId="55AE10FE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1. Постановка задачи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4AD93666" w14:textId="46F88842" w:rsidR="007B6D1C" w:rsidRDefault="007B6D1C" w:rsidP="007B6D1C">
            <w:pPr>
              <w:pStyle w:val="14"/>
              <w:jc w:val="right"/>
            </w:pPr>
            <w:r>
              <w:t>6</w:t>
            </w:r>
          </w:p>
        </w:tc>
      </w:tr>
      <w:tr w:rsidR="007B6D1C" w14:paraId="7A903F59" w14:textId="0A08CD1C" w:rsidTr="007B6D1C">
        <w:tc>
          <w:tcPr>
            <w:tcW w:w="9639" w:type="dxa"/>
            <w:hideMark/>
          </w:tcPr>
          <w:p w14:paraId="43BB1137" w14:textId="7CD27420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1.1. Обзор аналогичных решений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EB16DC9" w14:textId="36D0E485" w:rsidR="007B6D1C" w:rsidRDefault="007B6D1C" w:rsidP="007B6D1C">
            <w:pPr>
              <w:pStyle w:val="14"/>
              <w:jc w:val="right"/>
            </w:pPr>
            <w:r>
              <w:t>6</w:t>
            </w:r>
          </w:p>
        </w:tc>
      </w:tr>
      <w:tr w:rsidR="007B6D1C" w14:paraId="14836DD1" w14:textId="47CD7DDA" w:rsidTr="007B6D1C">
        <w:tc>
          <w:tcPr>
            <w:tcW w:w="9639" w:type="dxa"/>
            <w:hideMark/>
          </w:tcPr>
          <w:p w14:paraId="0ADB2768" w14:textId="3A0136CA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1.2. Техническое задание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3161F920" w14:textId="307E6DAA" w:rsidR="007B6D1C" w:rsidRDefault="007B6D1C" w:rsidP="007B6D1C">
            <w:pPr>
              <w:pStyle w:val="14"/>
              <w:jc w:val="right"/>
            </w:pPr>
            <w:r>
              <w:t>7</w:t>
            </w:r>
          </w:p>
        </w:tc>
      </w:tr>
      <w:tr w:rsidR="007B6D1C" w14:paraId="7975FC18" w14:textId="169F0DCE" w:rsidTr="007B6D1C">
        <w:tc>
          <w:tcPr>
            <w:tcW w:w="9639" w:type="dxa"/>
            <w:hideMark/>
          </w:tcPr>
          <w:p w14:paraId="1118A4C6" w14:textId="7E75DD5D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>1.3. Выбор средств реализации программного продукта</w:t>
            </w:r>
            <w:r w:rsidR="007B6D1C">
              <w:tab/>
            </w:r>
          </w:p>
        </w:tc>
        <w:tc>
          <w:tcPr>
            <w:tcW w:w="504" w:type="dxa"/>
          </w:tcPr>
          <w:p w14:paraId="6EE14EC1" w14:textId="62303D02" w:rsidR="007B6D1C" w:rsidRDefault="007B6D1C" w:rsidP="007B6D1C">
            <w:pPr>
              <w:pStyle w:val="14"/>
              <w:jc w:val="right"/>
            </w:pPr>
            <w:r>
              <w:t>8</w:t>
            </w:r>
          </w:p>
        </w:tc>
      </w:tr>
      <w:tr w:rsidR="007B6D1C" w14:paraId="62A46CFF" w14:textId="549747C9" w:rsidTr="007B6D1C">
        <w:tc>
          <w:tcPr>
            <w:tcW w:w="9639" w:type="dxa"/>
            <w:hideMark/>
          </w:tcPr>
          <w:p w14:paraId="3E551F74" w14:textId="6B84D8FE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1.4. Выводы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4AA9C5A8" w14:textId="4D42DD31" w:rsidR="007B6D1C" w:rsidRDefault="007B6D1C" w:rsidP="007B6D1C">
            <w:pPr>
              <w:pStyle w:val="14"/>
              <w:jc w:val="right"/>
            </w:pPr>
            <w:r>
              <w:t>9</w:t>
            </w:r>
          </w:p>
        </w:tc>
      </w:tr>
      <w:tr w:rsidR="007B6D1C" w14:paraId="7CFD492F" w14:textId="6E109D7D" w:rsidTr="007B6D1C">
        <w:tc>
          <w:tcPr>
            <w:tcW w:w="9639" w:type="dxa"/>
            <w:hideMark/>
          </w:tcPr>
          <w:p w14:paraId="58F653E4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2. Проектирование страниц веб-сайта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E76ADFD" w14:textId="732C092C" w:rsidR="007B6D1C" w:rsidRDefault="007B6D1C" w:rsidP="007B6D1C">
            <w:pPr>
              <w:pStyle w:val="14"/>
              <w:jc w:val="right"/>
            </w:pPr>
            <w:r>
              <w:t>10</w:t>
            </w:r>
          </w:p>
        </w:tc>
      </w:tr>
      <w:tr w:rsidR="007B6D1C" w14:paraId="05CD0E10" w14:textId="79FD73D6" w:rsidTr="007B6D1C">
        <w:tc>
          <w:tcPr>
            <w:tcW w:w="9639" w:type="dxa"/>
            <w:hideMark/>
          </w:tcPr>
          <w:p w14:paraId="1BED9DD7" w14:textId="63DC28C8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2.1. Выбор способа верстки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B51CA0A" w14:textId="5975623E" w:rsidR="007B6D1C" w:rsidRDefault="007B6D1C" w:rsidP="007B6D1C">
            <w:pPr>
              <w:pStyle w:val="14"/>
              <w:jc w:val="right"/>
            </w:pPr>
            <w:r>
              <w:t>10</w:t>
            </w:r>
          </w:p>
        </w:tc>
      </w:tr>
      <w:tr w:rsidR="007B6D1C" w14:paraId="0E0239B1" w14:textId="5BC08752" w:rsidTr="007B6D1C">
        <w:tc>
          <w:tcPr>
            <w:tcW w:w="9639" w:type="dxa"/>
            <w:hideMark/>
          </w:tcPr>
          <w:p w14:paraId="26A11DD5" w14:textId="7D7D5B80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2.2. Выбор стилевого оформления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4143CA5" w14:textId="4B8F3E16" w:rsidR="007B6D1C" w:rsidRDefault="007B6D1C" w:rsidP="007B6D1C">
            <w:pPr>
              <w:pStyle w:val="14"/>
              <w:jc w:val="right"/>
            </w:pPr>
            <w:r>
              <w:t>1</w:t>
            </w:r>
            <w:r w:rsidR="00214DF3">
              <w:t>0</w:t>
            </w:r>
          </w:p>
        </w:tc>
      </w:tr>
      <w:tr w:rsidR="007B6D1C" w14:paraId="75CDF8CC" w14:textId="17672FFB" w:rsidTr="007B6D1C">
        <w:tc>
          <w:tcPr>
            <w:tcW w:w="9639" w:type="dxa"/>
            <w:hideMark/>
          </w:tcPr>
          <w:p w14:paraId="066BEF74" w14:textId="58F65E37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2.3. Выбор шрифтового оформления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6CA85FD6" w14:textId="7114CE89" w:rsidR="007B6D1C" w:rsidRDefault="007B6D1C" w:rsidP="007B6D1C">
            <w:pPr>
              <w:pStyle w:val="14"/>
              <w:jc w:val="right"/>
            </w:pPr>
            <w:r>
              <w:t>1</w:t>
            </w:r>
            <w:r w:rsidR="00214DF3">
              <w:t>1</w:t>
            </w:r>
          </w:p>
        </w:tc>
      </w:tr>
      <w:tr w:rsidR="007B6D1C" w14:paraId="08882F77" w14:textId="127182AA" w:rsidTr="007B6D1C">
        <w:tc>
          <w:tcPr>
            <w:tcW w:w="9639" w:type="dxa"/>
            <w:hideMark/>
          </w:tcPr>
          <w:p w14:paraId="79CEAB22" w14:textId="78BCC594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2.4. Разработка логотипа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27AE7938" w14:textId="4626BE9A" w:rsidR="007B6D1C" w:rsidRDefault="007B6D1C" w:rsidP="007B6D1C">
            <w:pPr>
              <w:pStyle w:val="14"/>
              <w:jc w:val="right"/>
            </w:pPr>
            <w:r>
              <w:t>1</w:t>
            </w:r>
            <w:r w:rsidR="00214DF3">
              <w:t>2</w:t>
            </w:r>
          </w:p>
        </w:tc>
      </w:tr>
      <w:tr w:rsidR="007B6D1C" w14:paraId="4D0C350B" w14:textId="6B6D1B6E" w:rsidTr="007B6D1C">
        <w:tc>
          <w:tcPr>
            <w:tcW w:w="9639" w:type="dxa"/>
            <w:hideMark/>
          </w:tcPr>
          <w:p w14:paraId="6B91A24C" w14:textId="744BC5BC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2.5. Разработка пользовательских элементов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53C22CBE" w14:textId="4E626FDD" w:rsidR="007B6D1C" w:rsidRDefault="00214DF3" w:rsidP="007B6D1C">
            <w:pPr>
              <w:pStyle w:val="14"/>
              <w:jc w:val="right"/>
            </w:pPr>
            <w:r>
              <w:t>12</w:t>
            </w:r>
          </w:p>
        </w:tc>
      </w:tr>
      <w:tr w:rsidR="007B6D1C" w14:paraId="261AFFB9" w14:textId="5B3B5082" w:rsidTr="007B6D1C">
        <w:tc>
          <w:tcPr>
            <w:tcW w:w="9639" w:type="dxa"/>
            <w:hideMark/>
          </w:tcPr>
          <w:p w14:paraId="685BD583" w14:textId="23B7ACF7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2.6. Разработка спецэффектов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D8C831D" w14:textId="204A553B" w:rsidR="007B6D1C" w:rsidRDefault="00214DF3" w:rsidP="00214DF3">
            <w:pPr>
              <w:pStyle w:val="14"/>
            </w:pPr>
            <w:r>
              <w:t>13</w:t>
            </w:r>
          </w:p>
        </w:tc>
      </w:tr>
      <w:tr w:rsidR="007B6D1C" w14:paraId="1547A7BF" w14:textId="628EBAFC" w:rsidTr="007B6D1C">
        <w:tc>
          <w:tcPr>
            <w:tcW w:w="9639" w:type="dxa"/>
            <w:hideMark/>
          </w:tcPr>
          <w:p w14:paraId="74D11CB8" w14:textId="79799AC3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2.7. Выводы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18A85261" w14:textId="5535A348" w:rsidR="007B6D1C" w:rsidRDefault="00214DF3" w:rsidP="007B6D1C">
            <w:pPr>
              <w:pStyle w:val="14"/>
              <w:jc w:val="right"/>
            </w:pPr>
            <w:r>
              <w:t>13</w:t>
            </w:r>
          </w:p>
        </w:tc>
      </w:tr>
      <w:tr w:rsidR="007B6D1C" w14:paraId="519EC54C" w14:textId="0C6D1E3F" w:rsidTr="007B6D1C">
        <w:tc>
          <w:tcPr>
            <w:tcW w:w="9639" w:type="dxa"/>
            <w:hideMark/>
          </w:tcPr>
          <w:p w14:paraId="78FB0940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3. Реализация структуры веб-сайта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512E038B" w14:textId="2C8C008C" w:rsidR="007B6D1C" w:rsidRDefault="0064703A" w:rsidP="007B6D1C">
            <w:pPr>
              <w:pStyle w:val="14"/>
              <w:jc w:val="right"/>
            </w:pPr>
            <w:r>
              <w:t>14</w:t>
            </w:r>
          </w:p>
        </w:tc>
      </w:tr>
      <w:tr w:rsidR="007B6D1C" w14:paraId="57E5377A" w14:textId="6D4ACF39" w:rsidTr="007B6D1C">
        <w:tc>
          <w:tcPr>
            <w:tcW w:w="9639" w:type="dxa"/>
            <w:hideMark/>
          </w:tcPr>
          <w:p w14:paraId="5303E7EC" w14:textId="129AB034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 xml:space="preserve">3.1. </w:t>
            </w:r>
            <w:bookmarkStart w:id="0" w:name="_Hlk228385619"/>
            <w:r w:rsidR="007B6D1C">
              <w:t>Структура HTML-документа</w:t>
            </w:r>
            <w:bookmarkEnd w:id="0"/>
            <w:r w:rsidR="007B6D1C">
              <w:tab/>
            </w:r>
          </w:p>
        </w:tc>
        <w:tc>
          <w:tcPr>
            <w:tcW w:w="504" w:type="dxa"/>
          </w:tcPr>
          <w:p w14:paraId="69FCB4D7" w14:textId="4F578569" w:rsidR="007B6D1C" w:rsidRDefault="0064703A" w:rsidP="007B6D1C">
            <w:pPr>
              <w:pStyle w:val="14"/>
              <w:jc w:val="right"/>
            </w:pPr>
            <w:r>
              <w:t>14</w:t>
            </w:r>
          </w:p>
        </w:tc>
      </w:tr>
      <w:tr w:rsidR="007B6D1C" w14:paraId="5CADA0C9" w14:textId="1EB2951E" w:rsidTr="007B6D1C">
        <w:tc>
          <w:tcPr>
            <w:tcW w:w="9639" w:type="dxa"/>
            <w:hideMark/>
          </w:tcPr>
          <w:p w14:paraId="0F8E2EFF" w14:textId="69E6DB95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>3.2. Добавление таблиц стилей SCSS и CSS</w:t>
            </w:r>
            <w:r w:rsidR="007B6D1C">
              <w:tab/>
            </w:r>
          </w:p>
        </w:tc>
        <w:tc>
          <w:tcPr>
            <w:tcW w:w="504" w:type="dxa"/>
          </w:tcPr>
          <w:p w14:paraId="440F60C9" w14:textId="1BE68892" w:rsidR="007B6D1C" w:rsidRDefault="0064703A" w:rsidP="007B6D1C">
            <w:pPr>
              <w:pStyle w:val="14"/>
              <w:jc w:val="right"/>
            </w:pPr>
            <w:r>
              <w:t>14</w:t>
            </w:r>
          </w:p>
        </w:tc>
      </w:tr>
      <w:tr w:rsidR="007B6D1C" w14:paraId="307965A9" w14:textId="1D00E466" w:rsidTr="007B6D1C">
        <w:tc>
          <w:tcPr>
            <w:tcW w:w="9639" w:type="dxa"/>
            <w:hideMark/>
          </w:tcPr>
          <w:p w14:paraId="0BFE290C" w14:textId="7230EB2F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>3.3. Использование стандартов XML (SVG)</w:t>
            </w:r>
            <w:r w:rsidR="007B6D1C">
              <w:tab/>
            </w:r>
          </w:p>
        </w:tc>
        <w:tc>
          <w:tcPr>
            <w:tcW w:w="504" w:type="dxa"/>
          </w:tcPr>
          <w:p w14:paraId="4646EDAD" w14:textId="2A7BAC5A" w:rsidR="007B6D1C" w:rsidRDefault="0064703A" w:rsidP="007B6D1C">
            <w:pPr>
              <w:pStyle w:val="14"/>
              <w:jc w:val="right"/>
            </w:pPr>
            <w:r>
              <w:t>15</w:t>
            </w:r>
          </w:p>
        </w:tc>
      </w:tr>
      <w:tr w:rsidR="007B6D1C" w14:paraId="2B4743B2" w14:textId="2A18F0C6" w:rsidTr="007B6D1C">
        <w:tc>
          <w:tcPr>
            <w:tcW w:w="9639" w:type="dxa"/>
            <w:hideMark/>
          </w:tcPr>
          <w:p w14:paraId="3C3DD5FE" w14:textId="2FE87685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 xml:space="preserve">3.4. Управление элементами </w:t>
            </w:r>
            <w:r w:rsidR="007B6D1C">
              <w:rPr>
                <w:lang w:val="en-US"/>
              </w:rPr>
              <w:t>DOM</w:t>
            </w:r>
            <w:r w:rsidR="007B6D1C">
              <w:tab/>
            </w:r>
          </w:p>
        </w:tc>
        <w:tc>
          <w:tcPr>
            <w:tcW w:w="504" w:type="dxa"/>
          </w:tcPr>
          <w:p w14:paraId="19D99720" w14:textId="1958620C" w:rsidR="007B6D1C" w:rsidRDefault="0064703A" w:rsidP="007B6D1C">
            <w:pPr>
              <w:pStyle w:val="14"/>
              <w:jc w:val="right"/>
            </w:pPr>
            <w:r>
              <w:t>15</w:t>
            </w:r>
          </w:p>
        </w:tc>
      </w:tr>
      <w:tr w:rsidR="007B6D1C" w14:paraId="69AAFC77" w14:textId="4B876D22" w:rsidTr="007B6D1C">
        <w:tc>
          <w:tcPr>
            <w:tcW w:w="9639" w:type="dxa"/>
            <w:hideMark/>
          </w:tcPr>
          <w:p w14:paraId="67FCD602" w14:textId="6BBABE61" w:rsidR="007B6D1C" w:rsidRDefault="00A923BD" w:rsidP="007B6D1C">
            <w:pPr>
              <w:pStyle w:val="14"/>
            </w:pPr>
            <w:r>
              <w:t xml:space="preserve">    </w:t>
            </w:r>
            <w:r w:rsidR="007B6D1C">
              <w:t>3.5. Выводы</w:t>
            </w:r>
            <w:r w:rsidR="007B6D1C">
              <w:tab/>
            </w:r>
          </w:p>
        </w:tc>
        <w:tc>
          <w:tcPr>
            <w:tcW w:w="504" w:type="dxa"/>
          </w:tcPr>
          <w:p w14:paraId="25728845" w14:textId="5AF8B930" w:rsidR="007B6D1C" w:rsidRDefault="0064703A" w:rsidP="007B6D1C">
            <w:pPr>
              <w:pStyle w:val="14"/>
              <w:jc w:val="right"/>
            </w:pPr>
            <w:r>
              <w:t>15</w:t>
            </w:r>
          </w:p>
        </w:tc>
      </w:tr>
      <w:tr w:rsidR="007B6D1C" w14:paraId="3EAE02D8" w14:textId="35E28D84" w:rsidTr="007B6D1C">
        <w:tc>
          <w:tcPr>
            <w:tcW w:w="9639" w:type="dxa"/>
            <w:hideMark/>
          </w:tcPr>
          <w:p w14:paraId="5FA45717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4. Тестирование веб-сайта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4F5BE19C" w14:textId="51929BAC" w:rsidR="007B6D1C" w:rsidRDefault="00E87E07" w:rsidP="007B6D1C">
            <w:pPr>
              <w:pStyle w:val="14"/>
              <w:jc w:val="right"/>
            </w:pPr>
            <w:r>
              <w:t>1</w:t>
            </w:r>
            <w:r w:rsidR="0067562F">
              <w:t>7</w:t>
            </w:r>
          </w:p>
        </w:tc>
      </w:tr>
      <w:tr w:rsidR="007B6D1C" w14:paraId="5BDB9EC9" w14:textId="12EB03A7" w:rsidTr="007B6D1C">
        <w:tc>
          <w:tcPr>
            <w:tcW w:w="9639" w:type="dxa"/>
            <w:hideMark/>
          </w:tcPr>
          <w:p w14:paraId="34AFEB1E" w14:textId="346D4607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4.1. Адаптивный дизайн веб-сайта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5CF7D94F" w14:textId="5C2ED7F1" w:rsidR="007B6D1C" w:rsidRDefault="00184304" w:rsidP="007B6D1C">
            <w:pPr>
              <w:pStyle w:val="14"/>
              <w:jc w:val="right"/>
            </w:pPr>
            <w:r>
              <w:t>1</w:t>
            </w:r>
            <w:r w:rsidR="0067562F">
              <w:t>7</w:t>
            </w:r>
          </w:p>
        </w:tc>
      </w:tr>
      <w:tr w:rsidR="007B6D1C" w14:paraId="01699BAF" w14:textId="2B589C05" w:rsidTr="007B6D1C">
        <w:tc>
          <w:tcPr>
            <w:tcW w:w="9639" w:type="dxa"/>
            <w:hideMark/>
          </w:tcPr>
          <w:p w14:paraId="13676A67" w14:textId="28E25E03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 xml:space="preserve">4.2. </w:t>
            </w:r>
            <w:proofErr w:type="spellStart"/>
            <w:r w:rsidR="007B6D1C">
              <w:t>Кроссбраузерность</w:t>
            </w:r>
            <w:proofErr w:type="spellEnd"/>
            <w:r w:rsidR="007B6D1C">
              <w:t xml:space="preserve"> веб-сайта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1662A03" w14:textId="23640636" w:rsidR="007B6D1C" w:rsidRDefault="00986592" w:rsidP="007B6D1C">
            <w:pPr>
              <w:pStyle w:val="14"/>
              <w:jc w:val="right"/>
            </w:pPr>
            <w:r>
              <w:t>1</w:t>
            </w:r>
            <w:r w:rsidR="0067562F">
              <w:t>8</w:t>
            </w:r>
          </w:p>
        </w:tc>
      </w:tr>
      <w:tr w:rsidR="007B6D1C" w14:paraId="748A351F" w14:textId="47665F6D" w:rsidTr="007B6D1C">
        <w:tc>
          <w:tcPr>
            <w:tcW w:w="9639" w:type="dxa"/>
            <w:hideMark/>
          </w:tcPr>
          <w:p w14:paraId="4B8626C5" w14:textId="7E993EF0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4.3. Руководство пользователя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3D67A421" w14:textId="2757559F" w:rsidR="007B6D1C" w:rsidRDefault="00986592" w:rsidP="007B6D1C">
            <w:pPr>
              <w:pStyle w:val="14"/>
              <w:jc w:val="right"/>
            </w:pPr>
            <w:r>
              <w:t>1</w:t>
            </w:r>
            <w:r w:rsidR="0067562F">
              <w:t>8</w:t>
            </w:r>
          </w:p>
        </w:tc>
      </w:tr>
      <w:tr w:rsidR="007B6D1C" w14:paraId="227C62A2" w14:textId="4C104886" w:rsidTr="007B6D1C">
        <w:tc>
          <w:tcPr>
            <w:tcW w:w="9639" w:type="dxa"/>
            <w:hideMark/>
          </w:tcPr>
          <w:p w14:paraId="7524DE98" w14:textId="1FC021EE" w:rsidR="007B6D1C" w:rsidRDefault="00A923BD" w:rsidP="007B6D1C">
            <w:pPr>
              <w:pStyle w:val="14"/>
              <w:rPr>
                <w:lang w:val="en-US"/>
              </w:rPr>
            </w:pPr>
            <w:r>
              <w:t xml:space="preserve">    </w:t>
            </w:r>
            <w:r w:rsidR="007B6D1C">
              <w:t>4.4. Выводы</w:t>
            </w:r>
            <w:r w:rsidR="007B6D1C"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27BB21E9" w14:textId="2D640A90" w:rsidR="007B6D1C" w:rsidRDefault="00986592" w:rsidP="007B6D1C">
            <w:pPr>
              <w:pStyle w:val="14"/>
              <w:jc w:val="right"/>
            </w:pPr>
            <w:r>
              <w:t>1</w:t>
            </w:r>
            <w:r w:rsidR="0067562F">
              <w:t>8</w:t>
            </w:r>
          </w:p>
        </w:tc>
      </w:tr>
      <w:tr w:rsidR="007B6D1C" w14:paraId="7E4A8248" w14:textId="5110AA54" w:rsidTr="007B6D1C">
        <w:tc>
          <w:tcPr>
            <w:tcW w:w="9639" w:type="dxa"/>
            <w:hideMark/>
          </w:tcPr>
          <w:p w14:paraId="18E0AC9B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Заключение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7634BAF" w14:textId="56F6D32E" w:rsidR="007B6D1C" w:rsidRDefault="0067562F" w:rsidP="007B6D1C">
            <w:pPr>
              <w:pStyle w:val="14"/>
              <w:jc w:val="right"/>
            </w:pPr>
            <w:r>
              <w:t>20</w:t>
            </w:r>
          </w:p>
        </w:tc>
      </w:tr>
      <w:tr w:rsidR="007B6D1C" w14:paraId="24434304" w14:textId="075B3306" w:rsidTr="007B6D1C">
        <w:tc>
          <w:tcPr>
            <w:tcW w:w="9639" w:type="dxa"/>
            <w:hideMark/>
          </w:tcPr>
          <w:p w14:paraId="0B750B68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Список использованных литературных источников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50C1145E" w14:textId="0732450C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7B6D1C" w14:paraId="06FE0E5A" w14:textId="1A3733EA" w:rsidTr="007B6D1C">
        <w:tc>
          <w:tcPr>
            <w:tcW w:w="9639" w:type="dxa"/>
            <w:hideMark/>
          </w:tcPr>
          <w:p w14:paraId="436EA6B4" w14:textId="77777777" w:rsidR="007B6D1C" w:rsidRDefault="007B6D1C" w:rsidP="007B6D1C">
            <w:pPr>
              <w:pStyle w:val="14"/>
            </w:pPr>
            <w:r>
              <w:t>Приложение А Прототипы веб-страниц</w:t>
            </w:r>
            <w:r>
              <w:tab/>
            </w:r>
          </w:p>
        </w:tc>
        <w:tc>
          <w:tcPr>
            <w:tcW w:w="504" w:type="dxa"/>
          </w:tcPr>
          <w:p w14:paraId="52CF62B6" w14:textId="569FBD4C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7B6D1C" w14:paraId="5699F6C0" w14:textId="790ABDA0" w:rsidTr="007B6D1C">
        <w:tc>
          <w:tcPr>
            <w:tcW w:w="9639" w:type="dxa"/>
            <w:hideMark/>
          </w:tcPr>
          <w:p w14:paraId="5B7946B2" w14:textId="77777777" w:rsidR="007B6D1C" w:rsidRDefault="007B6D1C" w:rsidP="007B6D1C">
            <w:pPr>
              <w:pStyle w:val="14"/>
            </w:pPr>
            <w:r>
              <w:t>Приложение Б Макет структуры веб-сайта</w:t>
            </w:r>
            <w:r>
              <w:tab/>
            </w:r>
          </w:p>
        </w:tc>
        <w:tc>
          <w:tcPr>
            <w:tcW w:w="504" w:type="dxa"/>
          </w:tcPr>
          <w:p w14:paraId="2C199757" w14:textId="047DD275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7B6D1C" w14:paraId="5BB82BE1" w14:textId="6CCFB3F4" w:rsidTr="007B6D1C">
        <w:tc>
          <w:tcPr>
            <w:tcW w:w="9639" w:type="dxa"/>
            <w:hideMark/>
          </w:tcPr>
          <w:p w14:paraId="6B9C06A7" w14:textId="77777777" w:rsidR="007B6D1C" w:rsidRDefault="007B6D1C" w:rsidP="007B6D1C">
            <w:pPr>
              <w:pStyle w:val="14"/>
            </w:pPr>
            <w:r>
              <w:t>Приложение В Листинг НТ</w:t>
            </w:r>
            <w:r>
              <w:rPr>
                <w:lang w:val="en-US"/>
              </w:rPr>
              <w:t>ML</w:t>
            </w:r>
            <w:r>
              <w:t>-документа</w:t>
            </w:r>
            <w:r>
              <w:tab/>
            </w:r>
          </w:p>
        </w:tc>
        <w:tc>
          <w:tcPr>
            <w:tcW w:w="504" w:type="dxa"/>
          </w:tcPr>
          <w:p w14:paraId="77377F30" w14:textId="0A64E420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7B6D1C" w14:paraId="74E0EFF4" w14:textId="271755D7" w:rsidTr="007B6D1C">
        <w:tc>
          <w:tcPr>
            <w:tcW w:w="9639" w:type="dxa"/>
            <w:hideMark/>
          </w:tcPr>
          <w:p w14:paraId="43783047" w14:textId="77777777" w:rsidR="007B6D1C" w:rsidRDefault="007B6D1C" w:rsidP="007B6D1C">
            <w:pPr>
              <w:pStyle w:val="14"/>
            </w:pPr>
            <w:r>
              <w:t xml:space="preserve">Приложение Г Листинг </w:t>
            </w:r>
            <w:r>
              <w:rPr>
                <w:lang w:val="en-US"/>
              </w:rPr>
              <w:t>SCSS</w:t>
            </w:r>
            <w:r w:rsidRPr="007B6D1C">
              <w:t xml:space="preserve"> </w:t>
            </w:r>
            <w:r>
              <w:t xml:space="preserve">и </w:t>
            </w:r>
            <w:r>
              <w:rPr>
                <w:lang w:val="en-US"/>
              </w:rPr>
              <w:t>CSS</w:t>
            </w:r>
            <w:r>
              <w:tab/>
            </w:r>
          </w:p>
        </w:tc>
        <w:tc>
          <w:tcPr>
            <w:tcW w:w="504" w:type="dxa"/>
          </w:tcPr>
          <w:p w14:paraId="4544E741" w14:textId="4DE19AD0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</w:tr>
      <w:tr w:rsidR="007B6D1C" w14:paraId="7A448DC0" w14:textId="7F6893C2" w:rsidTr="007B6D1C">
        <w:tc>
          <w:tcPr>
            <w:tcW w:w="9639" w:type="dxa"/>
            <w:hideMark/>
          </w:tcPr>
          <w:p w14:paraId="74624D83" w14:textId="77777777" w:rsidR="007B6D1C" w:rsidRDefault="007B6D1C" w:rsidP="007B6D1C">
            <w:pPr>
              <w:pStyle w:val="14"/>
            </w:pPr>
            <w:r>
              <w:t xml:space="preserve">Приложение Д Листинг </w:t>
            </w:r>
            <w:r>
              <w:rPr>
                <w:lang w:val="en-US"/>
              </w:rPr>
              <w:t>XML</w:t>
            </w:r>
            <w:r>
              <w:t>-файлов</w:t>
            </w:r>
            <w:r>
              <w:tab/>
            </w:r>
          </w:p>
        </w:tc>
        <w:tc>
          <w:tcPr>
            <w:tcW w:w="504" w:type="dxa"/>
          </w:tcPr>
          <w:p w14:paraId="69F96FF0" w14:textId="1BBAB277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</w:tr>
      <w:tr w:rsidR="007B6D1C" w14:paraId="7C95DC3A" w14:textId="21482AC6" w:rsidTr="007B6D1C">
        <w:tc>
          <w:tcPr>
            <w:tcW w:w="9639" w:type="dxa"/>
            <w:hideMark/>
          </w:tcPr>
          <w:p w14:paraId="32FF05FF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Приложение Е</w:t>
            </w:r>
            <w:r>
              <w:rPr>
                <w:lang w:val="en-US"/>
              </w:rPr>
              <w:t xml:space="preserve"> </w:t>
            </w:r>
            <w:r>
              <w:t xml:space="preserve">Листинг </w:t>
            </w:r>
            <w:r>
              <w:rPr>
                <w:lang w:val="en-US"/>
              </w:rPr>
              <w:t>SVG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689DA693" w14:textId="69B95588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83</w:t>
            </w:r>
          </w:p>
        </w:tc>
      </w:tr>
      <w:tr w:rsidR="007B6D1C" w14:paraId="43BEB351" w14:textId="030C3B89" w:rsidTr="007B6D1C">
        <w:tc>
          <w:tcPr>
            <w:tcW w:w="9639" w:type="dxa"/>
            <w:hideMark/>
          </w:tcPr>
          <w:p w14:paraId="1C2EA00C" w14:textId="77777777" w:rsidR="007B6D1C" w:rsidRDefault="007B6D1C" w:rsidP="007B6D1C">
            <w:pPr>
              <w:pStyle w:val="14"/>
              <w:rPr>
                <w:lang w:val="en-US"/>
              </w:rPr>
            </w:pPr>
            <w:r>
              <w:t>Приложение Ж</w:t>
            </w:r>
            <w:r>
              <w:rPr>
                <w:lang w:val="en-US"/>
              </w:rPr>
              <w:t xml:space="preserve"> </w:t>
            </w:r>
            <w:r>
              <w:t xml:space="preserve">Листинг </w:t>
            </w:r>
            <w:r>
              <w:rPr>
                <w:lang w:val="en-US"/>
              </w:rPr>
              <w:t>JavaScript</w:t>
            </w:r>
            <w:r>
              <w:rPr>
                <w:lang w:val="en-US"/>
              </w:rPr>
              <w:tab/>
            </w:r>
          </w:p>
        </w:tc>
        <w:tc>
          <w:tcPr>
            <w:tcW w:w="504" w:type="dxa"/>
          </w:tcPr>
          <w:p w14:paraId="075499FD" w14:textId="29236C8C" w:rsidR="007B6D1C" w:rsidRPr="00E36B36" w:rsidRDefault="00E36B36" w:rsidP="007B6D1C">
            <w:pPr>
              <w:pStyle w:val="14"/>
              <w:jc w:val="right"/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</w:tr>
    </w:tbl>
    <w:p w14:paraId="57B5882C" w14:textId="77777777" w:rsidR="002D6DA2" w:rsidRDefault="002D6DA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079F8947" w14:textId="40365BAD" w:rsidR="00A877F7" w:rsidRPr="00A877F7" w:rsidRDefault="00A877F7" w:rsidP="00A877F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Toc21676545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Введение</w:t>
      </w:r>
    </w:p>
    <w:p w14:paraId="7C960202" w14:textId="17192E75" w:rsidR="00A877F7" w:rsidRPr="008961E0" w:rsidRDefault="00A877F7" w:rsidP="00A877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Сфера физической культуры и спорта является</w:t>
      </w:r>
      <w:r w:rsidR="00C925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неотъемлемой частью жизни     многих людей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Популяризация здорового образа жизни привела к росту спроса на услуги физкультурно-оздоровительных комплексов (ФОК), что требует от подобных организаций наличия качественного информационного ресурса. Веб-сайт ФОК выступает в роли единой цифровой точки взаимодействия, позволяя автоматизировать информирование </w:t>
      </w:r>
      <w:proofErr w:type="gramStart"/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клиентов,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демонстрировать</w:t>
      </w:r>
      <w:proofErr w:type="gramEnd"/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возможности комплекса и повышать лояльность аудитории. </w:t>
      </w:r>
    </w:p>
    <w:p w14:paraId="21D808CE" w14:textId="77777777" w:rsidR="00A877F7" w:rsidRPr="008961E0" w:rsidRDefault="00A877F7" w:rsidP="00A877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Разрабатываемый программный продукт относится к области веб-технологий и предназначен для информационной поддержки деятельности физкультурно-оздоровительных организаций. Сайт может быть использован как коммерческими фитнес-центрами, так и государственными спортивными комплексами для представления расписания занятий, описания инфраструктуры (бассейны, тренажерные залы, секции) и размещения актуальных новостей или прайс-листов.</w:t>
      </w:r>
    </w:p>
    <w:p w14:paraId="77D686E6" w14:textId="77777777" w:rsidR="00A877F7" w:rsidRPr="008961E0" w:rsidRDefault="00A877F7" w:rsidP="00A877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курсового проекта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проектирование и разработка веб-сайта физкультурно-оздоровительного комплекса с использованием современных </w:t>
      </w:r>
      <w:r w:rsidRPr="006105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технологий создания сайтов.</w:t>
      </w:r>
    </w:p>
    <w:p w14:paraId="7C020B01" w14:textId="77777777" w:rsidR="00A877F7" w:rsidRPr="008961E0" w:rsidRDefault="00A877F7" w:rsidP="00A877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достижения поставленной цели необходимо решить следующие </w:t>
      </w:r>
      <w:r w:rsidRPr="00896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56D2377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предметную область и проанализировать существующие аналоги сайтов спортивной направленности.</w:t>
      </w:r>
    </w:p>
    <w:p w14:paraId="76F6810A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Спроектировать логическую структуру и карту сайта, обеспечивающую удобную навигацию.</w:t>
      </w:r>
    </w:p>
    <w:p w14:paraId="69C163BA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семантическую структуру страниц с использованием языка разметки HTML.</w:t>
      </w:r>
    </w:p>
    <w:p w14:paraId="3B1BC397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визуальное оформление интерфейса с помощью средств CSS, обеспечив единство стиля и читаемость данных.</w:t>
      </w:r>
    </w:p>
    <w:p w14:paraId="332B5CB6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 адаптивность веб-ресурса для корректной работы на мобильных телефонах, планшетах и персональных компьютерах.</w:t>
      </w:r>
    </w:p>
    <w:p w14:paraId="21907854" w14:textId="77777777" w:rsidR="00A877F7" w:rsidRPr="008961E0" w:rsidRDefault="00A877F7" w:rsidP="00A877F7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 тестирование корректности отображения кода в различных браузерах.</w:t>
      </w:r>
    </w:p>
    <w:p w14:paraId="3E64E98F" w14:textId="77777777" w:rsidR="00A877F7" w:rsidRPr="008961E0" w:rsidRDefault="00A877F7" w:rsidP="00A877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Целевая аудитория.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Основными пользователями ресурса являются:</w:t>
      </w:r>
    </w:p>
    <w:p w14:paraId="4060F1E2" w14:textId="77777777" w:rsidR="00A877F7" w:rsidRPr="008961E0" w:rsidRDefault="00A877F7" w:rsidP="00A877F7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Потенциальные или же насущные клиенты данного комплекса, ищущие на сайте ту или иную информацию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2C4A42" w14:textId="77777777" w:rsidR="00A877F7" w:rsidRPr="008961E0" w:rsidRDefault="00A877F7" w:rsidP="00A877F7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Администрация комплекса, использующая сайт как инструмент маркетинга и обратной связи.</w:t>
      </w:r>
    </w:p>
    <w:p w14:paraId="5829BA0A" w14:textId="77777777" w:rsidR="00A877F7" w:rsidRPr="006105B6" w:rsidRDefault="00A877F7" w:rsidP="00A877F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96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Объектом исследования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является процесс разработки веб-ресурсов средствами языков разметки.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961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Предметом исследования</w:t>
      </w:r>
      <w:r w:rsidRPr="00896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выступают технологии HTML и CSS, применяемые для создания интерфейса сайта ФОК.</w:t>
      </w:r>
      <w:r w:rsidRPr="006105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5CB95526" w14:textId="0CFE3753" w:rsidR="00B82D04" w:rsidRPr="00D64B4E" w:rsidRDefault="00B82D04" w:rsidP="00891ADD">
      <w:pPr>
        <w:pStyle w:val="1"/>
        <w:spacing w:after="360"/>
        <w:ind w:firstLine="709"/>
      </w:pPr>
      <w:r>
        <w:lastRenderedPageBreak/>
        <w:t>1 Постановка задачи</w:t>
      </w:r>
      <w:bookmarkEnd w:id="1"/>
    </w:p>
    <w:p w14:paraId="472CE736" w14:textId="77777777" w:rsidR="00FE41F6" w:rsidRPr="00EA115E" w:rsidRDefault="00FE41F6" w:rsidP="00FE41F6">
      <w:pPr>
        <w:tabs>
          <w:tab w:val="right" w:leader="dot" w:pos="9072"/>
        </w:tabs>
        <w:rPr>
          <w:rFonts w:ascii="Times New Roman" w:hAnsi="Times New Roman" w:cs="Times New Roman"/>
          <w:b/>
          <w:sz w:val="28"/>
          <w:szCs w:val="28"/>
        </w:rPr>
      </w:pPr>
      <w:r w:rsidRPr="00EA115E">
        <w:rPr>
          <w:rFonts w:ascii="Times New Roman" w:hAnsi="Times New Roman" w:cs="Times New Roman"/>
          <w:b/>
          <w:sz w:val="28"/>
          <w:szCs w:val="28"/>
        </w:rPr>
        <w:t>1.1 Обзор аналогичных решений</w:t>
      </w:r>
    </w:p>
    <w:p w14:paraId="20AED50A" w14:textId="77777777" w:rsidR="00FE41F6" w:rsidRPr="0084504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Критерии сравнения</w:t>
      </w:r>
    </w:p>
    <w:p w14:paraId="6E2FB2FA" w14:textId="77777777" w:rsidR="00FE41F6" w:rsidRPr="0084504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Для анализа были выбраны следующие критерии:</w:t>
      </w:r>
      <w:r>
        <w:rPr>
          <w:rFonts w:ascii="Times New Roman" w:hAnsi="Times New Roman" w:cs="Times New Roman"/>
          <w:sz w:val="28"/>
          <w:szCs w:val="28"/>
        </w:rPr>
        <w:t xml:space="preserve"> легкость навигации по сайту, полнота предоставляемой информации</w:t>
      </w:r>
      <w:r w:rsidRPr="00845042">
        <w:rPr>
          <w:rFonts w:ascii="Times New Roman" w:hAnsi="Times New Roman" w:cs="Times New Roman"/>
          <w:sz w:val="28"/>
          <w:szCs w:val="28"/>
        </w:rPr>
        <w:t>.</w:t>
      </w:r>
    </w:p>
    <w:p w14:paraId="36F21290" w14:textId="77777777" w:rsidR="00FE41F6" w:rsidRPr="0084504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Анализ аналогов</w:t>
      </w:r>
    </w:p>
    <w:p w14:paraId="7FBEEDF5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Аналог 1:</w:t>
      </w:r>
      <w:r>
        <w:rPr>
          <w:rFonts w:ascii="Times New Roman" w:hAnsi="Times New Roman" w:cs="Times New Roman"/>
          <w:sz w:val="28"/>
          <w:szCs w:val="28"/>
        </w:rPr>
        <w:t xml:space="preserve"> веб-сайт ФОК Мандарин</w:t>
      </w:r>
      <w:r w:rsidRPr="0084504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ABBD36D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Сеть из нескольких учреждений. Содержит информацию об услугах, ценах, расписании, новостях, контактную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информацию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ссылки на другие учреждения, связанные со здоровьем.</w:t>
      </w:r>
    </w:p>
    <w:p w14:paraId="72AAED83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 w:rsidRPr="00420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предоставляется полная информация для посетителей сайта, ссылки на другие учреждения и источники.</w:t>
      </w:r>
    </w:p>
    <w:p w14:paraId="2266B087" w14:textId="77777777" w:rsidR="00FE41F6" w:rsidRPr="00420B19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 не вполне интуитивный и понятный интерфейс, ситуативные проблемы с пониманием навигации по сайту.</w:t>
      </w:r>
    </w:p>
    <w:p w14:paraId="588F0149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Аналог</w:t>
      </w:r>
      <w:r w:rsidRPr="00420B19">
        <w:rPr>
          <w:rFonts w:ascii="Times New Roman" w:hAnsi="Times New Roman" w:cs="Times New Roman"/>
          <w:sz w:val="28"/>
          <w:szCs w:val="28"/>
        </w:rPr>
        <w:t xml:space="preserve"> 2:</w:t>
      </w:r>
      <w:r>
        <w:rPr>
          <w:rFonts w:ascii="Times New Roman" w:hAnsi="Times New Roman" w:cs="Times New Roman"/>
          <w:sz w:val="28"/>
          <w:szCs w:val="28"/>
        </w:rPr>
        <w:t xml:space="preserve"> веб-сайт ФОК Серебрянка</w:t>
      </w:r>
      <w:r w:rsidRPr="00420B1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3129FC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оздоровительного учреждения. Содержит информацию об услугах, ценах, расписании, новостях, контактную информацию, информацию о персонале учреждения, ссылку на социальные сети учреждения.</w:t>
      </w:r>
    </w:p>
    <w:p w14:paraId="56246191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Плюсы: предоставляется достаточно полная информация для посетителей сайта, достаточно понятный интерфейс и простая навигация по сайту.</w:t>
      </w:r>
    </w:p>
    <w:p w14:paraId="4CBFDA48" w14:textId="77777777" w:rsidR="00FE41F6" w:rsidRPr="00845042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 расхождения в стиле оформления разных страниц, ситуативная примитивность оформления и интерфейса, ситуативное не рациональное размещение элементов на странице.</w:t>
      </w:r>
    </w:p>
    <w:p w14:paraId="7725E2F4" w14:textId="77777777" w:rsidR="00FE41F6" w:rsidRPr="0084504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>Вывод</w:t>
      </w:r>
    </w:p>
    <w:p w14:paraId="0380B2F0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45042">
        <w:rPr>
          <w:rFonts w:ascii="Times New Roman" w:hAnsi="Times New Roman" w:cs="Times New Roman"/>
          <w:sz w:val="28"/>
          <w:szCs w:val="28"/>
        </w:rPr>
        <w:t xml:space="preserve">Анализ показал, что существующие решения имеют ряд недостатков: </w:t>
      </w:r>
      <w:r>
        <w:rPr>
          <w:rFonts w:ascii="Times New Roman" w:hAnsi="Times New Roman" w:cs="Times New Roman"/>
          <w:sz w:val="28"/>
          <w:szCs w:val="28"/>
        </w:rPr>
        <w:t>аналоги</w:t>
      </w:r>
      <w:r w:rsidRPr="00845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всегда понятны и интуитивны в пользовании, возможны проблемы с использованием сайта, оформление сайта подлежит доработке.</w:t>
      </w:r>
    </w:p>
    <w:p w14:paraId="7B5D643F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разрабатываемом проекте планируется совместить отображение достаточно полной информации об услугах оздоровительного учреждения с практичным, понятным и современным интерфейсом, достаточно легким в навигации, управлении и понимании.</w:t>
      </w:r>
    </w:p>
    <w:p w14:paraId="48DBB488" w14:textId="77777777" w:rsidR="00FE41F6" w:rsidRDefault="00FE41F6" w:rsidP="00FE41F6">
      <w:pPr>
        <w:rPr>
          <w:rFonts w:ascii="Times New Roman" w:hAnsi="Times New Roman" w:cs="Times New Roman"/>
          <w:sz w:val="28"/>
          <w:szCs w:val="28"/>
        </w:rPr>
      </w:pPr>
    </w:p>
    <w:p w14:paraId="181860CB" w14:textId="77777777" w:rsidR="00B82AE5" w:rsidRDefault="00B82AE5" w:rsidP="00AC59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991C2" w14:textId="77777777" w:rsidR="00FE41F6" w:rsidRPr="009A7FE3" w:rsidRDefault="00FE41F6" w:rsidP="00FE41F6">
      <w:pPr>
        <w:rPr>
          <w:rFonts w:ascii="Times New Roman" w:hAnsi="Times New Roman" w:cs="Times New Roman"/>
          <w:b/>
          <w:sz w:val="28"/>
          <w:szCs w:val="28"/>
        </w:rPr>
      </w:pPr>
      <w:r w:rsidRPr="009A7FE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1.2 Техническое задание </w:t>
      </w:r>
    </w:p>
    <w:p w14:paraId="17499CD7" w14:textId="77777777" w:rsidR="00FE41F6" w:rsidRPr="00A95E98" w:rsidRDefault="00FE41F6" w:rsidP="00FE41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проекте</w:t>
      </w:r>
    </w:p>
    <w:p w14:paraId="7E12A404" w14:textId="77777777" w:rsidR="00FE41F6" w:rsidRPr="00A95E98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A95E98">
        <w:rPr>
          <w:rFonts w:ascii="Times New Roman" w:hAnsi="Times New Roman" w:cs="Times New Roman"/>
          <w:sz w:val="28"/>
          <w:szCs w:val="28"/>
        </w:rPr>
        <w:t xml:space="preserve">Разрабатываемый веб-сайт </w:t>
      </w:r>
      <w:r>
        <w:rPr>
          <w:rFonts w:ascii="Times New Roman" w:hAnsi="Times New Roman" w:cs="Times New Roman"/>
          <w:sz w:val="28"/>
          <w:szCs w:val="28"/>
        </w:rPr>
        <w:t xml:space="preserve">физкультурно-оздоровительного комплекса </w:t>
      </w:r>
      <w:r w:rsidRPr="00A95E98">
        <w:rPr>
          <w:rFonts w:ascii="Times New Roman" w:hAnsi="Times New Roman" w:cs="Times New Roman"/>
          <w:sz w:val="28"/>
          <w:szCs w:val="28"/>
        </w:rPr>
        <w:t xml:space="preserve">состоит из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95E98">
        <w:rPr>
          <w:rFonts w:ascii="Times New Roman" w:hAnsi="Times New Roman" w:cs="Times New Roman"/>
          <w:sz w:val="28"/>
          <w:szCs w:val="28"/>
        </w:rPr>
        <w:t xml:space="preserve"> веб-страниц, навигация по которым осуществляется через главное меню: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  <w:r w:rsidRPr="00A95E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Тренажерный зал, Бассейн, Фитнесс, Форма регистрации, Правила и политика комплекса. </w:t>
      </w:r>
      <w:r w:rsidRPr="00D8677B">
        <w:rPr>
          <w:rFonts w:ascii="Times New Roman" w:hAnsi="Times New Roman" w:cs="Times New Roman"/>
          <w:sz w:val="28"/>
          <w:szCs w:val="28"/>
        </w:rPr>
        <w:t>На всех страницах присутствуют контактные данные комплекса (телефон, адрес, часы работы) для связи с администрацией и получения актуальных новостей и акций.</w:t>
      </w:r>
    </w:p>
    <w:p w14:paraId="2C2B2B56" w14:textId="77777777" w:rsidR="00FE41F6" w:rsidRPr="00C753E5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3E5">
        <w:rPr>
          <w:rFonts w:ascii="Times New Roman" w:hAnsi="Times New Roman" w:cs="Times New Roman"/>
          <w:b/>
          <w:bCs/>
          <w:sz w:val="28"/>
          <w:szCs w:val="28"/>
        </w:rPr>
        <w:t>Страница 1: Главная</w:t>
      </w:r>
    </w:p>
    <w:p w14:paraId="0F2A3BB7" w14:textId="77777777" w:rsidR="00FE41F6" w:rsidRPr="00291034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291034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блок с краткой информацией о комплексе, его преимуществах (современное оборудование, квалифицированные тренеры, разнообразные программы) и основных направлениях работы.</w:t>
      </w:r>
      <w:r w:rsidRPr="00291034">
        <w:rPr>
          <w:rFonts w:ascii="Times New Roman" w:hAnsi="Times New Roman" w:cs="Times New Roman"/>
          <w:sz w:val="28"/>
          <w:szCs w:val="28"/>
        </w:rPr>
        <w:br/>
        <w:t>На странице размещены:</w:t>
      </w:r>
    </w:p>
    <w:p w14:paraId="62419B2B" w14:textId="77777777" w:rsidR="00FE41F6" w:rsidRDefault="00FE41F6" w:rsidP="00FE41F6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форму регистрации на занятия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комплексе </w:t>
      </w:r>
      <w:r w:rsidRPr="0029103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9EAA999" w14:textId="77777777" w:rsidR="00FE41F6" w:rsidRPr="00291034" w:rsidRDefault="00FE41F6" w:rsidP="00FE41F6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Последние актуальные новости, связанные с комплексом;</w:t>
      </w:r>
    </w:p>
    <w:p w14:paraId="0A79186B" w14:textId="77777777" w:rsidR="00FE41F6" w:rsidRPr="00291034" w:rsidRDefault="00FE41F6" w:rsidP="00FE41F6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034">
        <w:rPr>
          <w:rFonts w:ascii="Times New Roman" w:hAnsi="Times New Roman" w:cs="Times New Roman"/>
          <w:sz w:val="28"/>
          <w:szCs w:val="28"/>
        </w:rPr>
        <w:t>краткое описание услуг (тренажерный зал, бассейн, фитнесс</w:t>
      </w:r>
      <w:r w:rsidRPr="00291034">
        <w:rPr>
          <w:rFonts w:ascii="Times New Roman" w:hAnsi="Times New Roman" w:cs="Times New Roman"/>
          <w:sz w:val="28"/>
          <w:szCs w:val="28"/>
        </w:rPr>
        <w:noBreakHyphen/>
        <w:t>программы);</w:t>
      </w:r>
    </w:p>
    <w:p w14:paraId="62AA7F6F" w14:textId="77777777" w:rsidR="00FE41F6" w:rsidRPr="00291034" w:rsidRDefault="00FE41F6" w:rsidP="00FE41F6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034">
        <w:rPr>
          <w:rFonts w:ascii="Times New Roman" w:hAnsi="Times New Roman" w:cs="Times New Roman"/>
          <w:sz w:val="28"/>
          <w:szCs w:val="28"/>
        </w:rPr>
        <w:t>ссылки на разделы «Тренажерный зал», «Бассейн», «Фитнесс»;</w:t>
      </w:r>
    </w:p>
    <w:p w14:paraId="41E7B8DD" w14:textId="77777777" w:rsidR="00FE41F6" w:rsidRPr="00C753E5" w:rsidRDefault="00FE41F6" w:rsidP="00FE41F6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034">
        <w:rPr>
          <w:rFonts w:ascii="Times New Roman" w:hAnsi="Times New Roman" w:cs="Times New Roman"/>
          <w:sz w:val="28"/>
          <w:szCs w:val="28"/>
        </w:rPr>
        <w:t>блок с контактами и ссылками на социальные сервисы.</w:t>
      </w:r>
    </w:p>
    <w:p w14:paraId="71ABD391" w14:textId="77777777" w:rsidR="00FE41F6" w:rsidRPr="00C753E5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3E5">
        <w:rPr>
          <w:rFonts w:ascii="Times New Roman" w:hAnsi="Times New Roman" w:cs="Times New Roman"/>
          <w:b/>
          <w:bCs/>
          <w:sz w:val="28"/>
          <w:szCs w:val="28"/>
        </w:rPr>
        <w:t>Страница 2: Тренажерный зал</w:t>
      </w:r>
    </w:p>
    <w:p w14:paraId="67E06759" w14:textId="77777777" w:rsidR="00FE41F6" w:rsidRPr="00C753E5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C753E5">
        <w:rPr>
          <w:rFonts w:ascii="Times New Roman" w:hAnsi="Times New Roman" w:cs="Times New Roman"/>
          <w:sz w:val="28"/>
          <w:szCs w:val="28"/>
        </w:rPr>
        <w:t>Страница посвящена тренажёрному залу и предназначена для информирования посетителей о возможностях занятий.</w:t>
      </w:r>
      <w:r w:rsidRPr="00C753E5">
        <w:rPr>
          <w:rFonts w:ascii="Times New Roman" w:hAnsi="Times New Roman" w:cs="Times New Roman"/>
          <w:sz w:val="28"/>
          <w:szCs w:val="28"/>
        </w:rPr>
        <w:br/>
        <w:t>На ней содержится:</w:t>
      </w:r>
    </w:p>
    <w:p w14:paraId="26E99CF9" w14:textId="77777777" w:rsidR="00FE41F6" w:rsidRPr="00C753E5" w:rsidRDefault="00FE41F6" w:rsidP="00FE41F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и причины выбора данного зала для тренировок</w:t>
      </w:r>
      <w:r w:rsidRPr="00C753E5">
        <w:rPr>
          <w:rFonts w:ascii="Times New Roman" w:hAnsi="Times New Roman" w:cs="Times New Roman"/>
          <w:sz w:val="28"/>
          <w:szCs w:val="28"/>
        </w:rPr>
        <w:t>;</w:t>
      </w:r>
    </w:p>
    <w:p w14:paraId="6B37B58D" w14:textId="77777777" w:rsidR="00FE41F6" w:rsidRPr="00C753E5" w:rsidRDefault="00FE41F6" w:rsidP="00FE41F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наличия тренажеров для тренировок;</w:t>
      </w:r>
    </w:p>
    <w:p w14:paraId="533CCBCC" w14:textId="77777777" w:rsidR="00FE41F6" w:rsidRDefault="00FE41F6" w:rsidP="00FE41F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абонементов в зал, их цены и входящие услуги;</w:t>
      </w:r>
    </w:p>
    <w:p w14:paraId="5E632866" w14:textId="77777777" w:rsidR="00FE41F6" w:rsidRPr="00C753E5" w:rsidRDefault="00FE41F6" w:rsidP="00FE41F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3E5">
        <w:rPr>
          <w:rFonts w:ascii="Times New Roman" w:hAnsi="Times New Roman" w:cs="Times New Roman"/>
          <w:sz w:val="28"/>
          <w:szCs w:val="28"/>
        </w:rPr>
        <w:t>контактные данные для записи и консультаций.</w:t>
      </w:r>
    </w:p>
    <w:p w14:paraId="1D11C259" w14:textId="77777777" w:rsidR="00FE41F6" w:rsidRPr="00936CE3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CE3">
        <w:rPr>
          <w:rFonts w:ascii="Times New Roman" w:hAnsi="Times New Roman" w:cs="Times New Roman"/>
          <w:b/>
          <w:bCs/>
          <w:sz w:val="28"/>
          <w:szCs w:val="28"/>
        </w:rPr>
        <w:t>Страница 3: Бассейн</w:t>
      </w:r>
    </w:p>
    <w:p w14:paraId="4D599C62" w14:textId="77777777" w:rsidR="00FE41F6" w:rsidRPr="00936CE3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936CE3">
        <w:rPr>
          <w:rFonts w:ascii="Times New Roman" w:hAnsi="Times New Roman" w:cs="Times New Roman"/>
          <w:sz w:val="28"/>
          <w:szCs w:val="28"/>
        </w:rPr>
        <w:t>Страница предоставляет информацию о бассейне комплекса.</w:t>
      </w:r>
      <w:r w:rsidRPr="00936CE3">
        <w:rPr>
          <w:rFonts w:ascii="Times New Roman" w:hAnsi="Times New Roman" w:cs="Times New Roman"/>
          <w:sz w:val="28"/>
          <w:szCs w:val="28"/>
        </w:rPr>
        <w:br/>
        <w:t>Содержит:</w:t>
      </w:r>
    </w:p>
    <w:p w14:paraId="01D14375" w14:textId="77777777" w:rsidR="00FE41F6" w:rsidRDefault="00FE41F6" w:rsidP="00FE41F6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и небольшое описание бассейна</w:t>
      </w:r>
      <w:r w:rsidRPr="00936CE3">
        <w:rPr>
          <w:rFonts w:ascii="Times New Roman" w:hAnsi="Times New Roman" w:cs="Times New Roman"/>
          <w:sz w:val="28"/>
          <w:szCs w:val="28"/>
        </w:rPr>
        <w:t>;</w:t>
      </w:r>
    </w:p>
    <w:p w14:paraId="5415898A" w14:textId="77777777" w:rsidR="00FE41F6" w:rsidRPr="00936CE3" w:rsidRDefault="00FE41F6" w:rsidP="00FE41F6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бассейна (размеры, глубина, температура, количество дорожек, качество воды, доступность);</w:t>
      </w:r>
    </w:p>
    <w:p w14:paraId="594A4927" w14:textId="77777777" w:rsidR="00FE41F6" w:rsidRPr="00936CE3" w:rsidRDefault="00FE41F6" w:rsidP="00FE41F6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абонементов в бассейн и включаемые в них услуги</w:t>
      </w:r>
      <w:r w:rsidRPr="00936CE3">
        <w:rPr>
          <w:rFonts w:ascii="Times New Roman" w:hAnsi="Times New Roman" w:cs="Times New Roman"/>
          <w:sz w:val="28"/>
          <w:szCs w:val="28"/>
        </w:rPr>
        <w:t>;</w:t>
      </w:r>
    </w:p>
    <w:p w14:paraId="11E53BBB" w14:textId="77777777" w:rsidR="00FE41F6" w:rsidRDefault="00FE41F6" w:rsidP="00FE41F6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ежедневное расписание занятий и сеансов в бассейне</w:t>
      </w:r>
      <w:r w:rsidRPr="00936CE3">
        <w:rPr>
          <w:rFonts w:ascii="Times New Roman" w:hAnsi="Times New Roman" w:cs="Times New Roman"/>
          <w:sz w:val="28"/>
          <w:szCs w:val="28"/>
        </w:rPr>
        <w:t>;</w:t>
      </w:r>
    </w:p>
    <w:p w14:paraId="22313141" w14:textId="77777777" w:rsidR="00FE41F6" w:rsidRPr="00936CE3" w:rsidRDefault="00FE41F6" w:rsidP="00FE41F6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3E5">
        <w:rPr>
          <w:rFonts w:ascii="Times New Roman" w:hAnsi="Times New Roman" w:cs="Times New Roman"/>
          <w:sz w:val="28"/>
          <w:szCs w:val="28"/>
        </w:rPr>
        <w:t>контактные данные для записи и консультаций.</w:t>
      </w:r>
    </w:p>
    <w:p w14:paraId="543B468E" w14:textId="77777777" w:rsidR="00FE41F6" w:rsidRPr="00936CE3" w:rsidRDefault="00FE41F6" w:rsidP="00FE41F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0E9B6B" w14:textId="77777777" w:rsidR="00FE41F6" w:rsidRPr="00936CE3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CE3">
        <w:rPr>
          <w:rFonts w:ascii="Times New Roman" w:hAnsi="Times New Roman" w:cs="Times New Roman"/>
          <w:b/>
          <w:bCs/>
          <w:sz w:val="28"/>
          <w:szCs w:val="28"/>
        </w:rPr>
        <w:t>Страница 4: Фитнесс</w:t>
      </w:r>
    </w:p>
    <w:p w14:paraId="286D0594" w14:textId="77777777" w:rsidR="00FE41F6" w:rsidRPr="00936CE3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936CE3">
        <w:rPr>
          <w:rFonts w:ascii="Times New Roman" w:hAnsi="Times New Roman" w:cs="Times New Roman"/>
          <w:sz w:val="28"/>
          <w:szCs w:val="28"/>
        </w:rPr>
        <w:lastRenderedPageBreak/>
        <w:t>Страница описывает фитнесс</w:t>
      </w:r>
      <w:r w:rsidRPr="00936CE3">
        <w:rPr>
          <w:rFonts w:ascii="Times New Roman" w:hAnsi="Times New Roman" w:cs="Times New Roman"/>
          <w:sz w:val="28"/>
          <w:szCs w:val="28"/>
        </w:rPr>
        <w:noBreakHyphen/>
        <w:t>программы и групповые занятия.</w:t>
      </w:r>
      <w:r w:rsidRPr="00936CE3">
        <w:rPr>
          <w:rFonts w:ascii="Times New Roman" w:hAnsi="Times New Roman" w:cs="Times New Roman"/>
          <w:sz w:val="28"/>
          <w:szCs w:val="28"/>
        </w:rPr>
        <w:br/>
        <w:t>Включает:</w:t>
      </w:r>
    </w:p>
    <w:p w14:paraId="797BD0F6" w14:textId="77777777" w:rsidR="00FE41F6" w:rsidRPr="00936CE3" w:rsidRDefault="00FE41F6" w:rsidP="00FE41F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CE3">
        <w:rPr>
          <w:rFonts w:ascii="Times New Roman" w:hAnsi="Times New Roman" w:cs="Times New Roman"/>
          <w:sz w:val="28"/>
          <w:szCs w:val="28"/>
        </w:rPr>
        <w:t>список направлений (йога, пилатес, аэробика, танцевальные и пр.);</w:t>
      </w:r>
    </w:p>
    <w:p w14:paraId="1E0C5CAD" w14:textId="77777777" w:rsidR="00FE41F6" w:rsidRPr="00936CE3" w:rsidRDefault="00FE41F6" w:rsidP="00FE41F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CE3">
        <w:rPr>
          <w:rFonts w:ascii="Times New Roman" w:hAnsi="Times New Roman" w:cs="Times New Roman"/>
          <w:sz w:val="28"/>
          <w:szCs w:val="28"/>
        </w:rPr>
        <w:t>краткое описание каждой программы, уровень сложности и целевую аудиторию;</w:t>
      </w:r>
    </w:p>
    <w:p w14:paraId="5B4C18E9" w14:textId="77777777" w:rsidR="00FE41F6" w:rsidRDefault="00FE41F6" w:rsidP="00FE41F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CE3">
        <w:rPr>
          <w:rFonts w:ascii="Times New Roman" w:hAnsi="Times New Roman" w:cs="Times New Roman"/>
          <w:sz w:val="28"/>
          <w:szCs w:val="28"/>
        </w:rPr>
        <w:t>расписание групповых занятий;</w:t>
      </w:r>
    </w:p>
    <w:p w14:paraId="1164881A" w14:textId="77777777" w:rsidR="00FE41F6" w:rsidRPr="00936CE3" w:rsidRDefault="00FE41F6" w:rsidP="00FE41F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форму регистрации.</w:t>
      </w:r>
    </w:p>
    <w:p w14:paraId="58C5FEAC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t>Страница 5: Форма регистрации</w:t>
      </w:r>
    </w:p>
    <w:p w14:paraId="3EC7F349" w14:textId="77777777" w:rsidR="00FE41F6" w:rsidRPr="008741D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Страница предназначена для оформления заявки и первичной регистрации посетителя.</w:t>
      </w:r>
      <w:r w:rsidRPr="008741D2">
        <w:rPr>
          <w:rFonts w:ascii="Times New Roman" w:hAnsi="Times New Roman" w:cs="Times New Roman"/>
          <w:sz w:val="28"/>
          <w:szCs w:val="28"/>
        </w:rPr>
        <w:br/>
        <w:t>Содержит:</w:t>
      </w:r>
    </w:p>
    <w:p w14:paraId="17CD1974" w14:textId="77777777" w:rsidR="00FE41F6" w:rsidRPr="008741D2" w:rsidRDefault="00FE41F6" w:rsidP="00FE41F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форму с полями: ФИО, контактный телефон, электронная почта, удобное время для связи;</w:t>
      </w:r>
    </w:p>
    <w:p w14:paraId="32563A21" w14:textId="77777777" w:rsidR="00FE41F6" w:rsidRPr="008741D2" w:rsidRDefault="00FE41F6" w:rsidP="00FE41F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выбор интересующей услуги (тренажерный зал, бассейн, фитнесс</w:t>
      </w:r>
      <w:r w:rsidRPr="008741D2">
        <w:rPr>
          <w:rFonts w:ascii="Times New Roman" w:hAnsi="Times New Roman" w:cs="Times New Roman"/>
          <w:sz w:val="28"/>
          <w:szCs w:val="28"/>
        </w:rPr>
        <w:noBreakHyphen/>
        <w:t>программа);</w:t>
      </w:r>
    </w:p>
    <w:p w14:paraId="3100C64D" w14:textId="77777777" w:rsidR="00FE41F6" w:rsidRPr="008741D2" w:rsidRDefault="00FE41F6" w:rsidP="00FE41F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кнопку отправки заявки.</w:t>
      </w:r>
    </w:p>
    <w:p w14:paraId="05C4484D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t>Страница 6: Правила и политика комплекса</w:t>
      </w:r>
    </w:p>
    <w:p w14:paraId="56165AA8" w14:textId="77777777" w:rsidR="00FE41F6" w:rsidRPr="008741D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Страница содержит нормативную и юридическую информацию.</w:t>
      </w:r>
      <w:r w:rsidRPr="008741D2">
        <w:rPr>
          <w:rFonts w:ascii="Times New Roman" w:hAnsi="Times New Roman" w:cs="Times New Roman"/>
          <w:sz w:val="28"/>
          <w:szCs w:val="28"/>
        </w:rPr>
        <w:br/>
        <w:t>В ней размещаются:</w:t>
      </w:r>
    </w:p>
    <w:p w14:paraId="32A0D113" w14:textId="77777777" w:rsidR="00FE41F6" w:rsidRPr="008741D2" w:rsidRDefault="00FE41F6" w:rsidP="00FE41F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правила и положения (членство и доступ, использование помещений, здоровье и безопасность, запрещенные предметы и поведение)</w:t>
      </w:r>
      <w:r w:rsidRPr="008741D2">
        <w:rPr>
          <w:rFonts w:ascii="Times New Roman" w:hAnsi="Times New Roman" w:cs="Times New Roman"/>
          <w:sz w:val="28"/>
          <w:szCs w:val="28"/>
        </w:rPr>
        <w:t>;</w:t>
      </w:r>
    </w:p>
    <w:p w14:paraId="5E818AE9" w14:textId="77777777" w:rsidR="00FE41F6" w:rsidRPr="008741D2" w:rsidRDefault="00FE41F6" w:rsidP="00FE41F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посещения бассейна (правила безопасности, этикет плавания по дорожкам)</w:t>
      </w:r>
      <w:r w:rsidRPr="008741D2">
        <w:rPr>
          <w:rFonts w:ascii="Times New Roman" w:hAnsi="Times New Roman" w:cs="Times New Roman"/>
          <w:sz w:val="28"/>
          <w:szCs w:val="28"/>
        </w:rPr>
        <w:t>;</w:t>
      </w:r>
    </w:p>
    <w:p w14:paraId="2ABAF1A6" w14:textId="77777777" w:rsidR="00FE41F6" w:rsidRPr="008741D2" w:rsidRDefault="00FE41F6" w:rsidP="00FE41F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раздевалок</w:t>
      </w:r>
      <w:r w:rsidRPr="008741D2">
        <w:rPr>
          <w:rFonts w:ascii="Times New Roman" w:hAnsi="Times New Roman" w:cs="Times New Roman"/>
          <w:sz w:val="28"/>
          <w:szCs w:val="28"/>
        </w:rPr>
        <w:t>;</w:t>
      </w:r>
    </w:p>
    <w:p w14:paraId="60D54173" w14:textId="77777777" w:rsidR="00FE41F6" w:rsidRPr="008741D2" w:rsidRDefault="00FE41F6" w:rsidP="00FE41F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политика членства (оплата и счета, отмена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замарозка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741D2">
        <w:rPr>
          <w:rFonts w:ascii="Times New Roman" w:hAnsi="Times New Roman" w:cs="Times New Roman"/>
          <w:sz w:val="28"/>
          <w:szCs w:val="28"/>
        </w:rPr>
        <w:t>.</w:t>
      </w:r>
    </w:p>
    <w:p w14:paraId="703CB1F0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t>Формирование требований к программному продукту</w:t>
      </w:r>
    </w:p>
    <w:p w14:paraId="63834A3B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3EC3B7FD" w14:textId="77777777" w:rsidR="00FE41F6" w:rsidRPr="008741D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Программный продукт должен обеспечивать выполнение следующих функций:</w:t>
      </w:r>
    </w:p>
    <w:p w14:paraId="757636BB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отображение информации о комплексе и основных услугах на странице «Главная»;</w:t>
      </w:r>
    </w:p>
    <w:p w14:paraId="531E8B42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информирование пользователей о тренажёрном зале, бассейне и фитнесс</w:t>
      </w:r>
      <w:r w:rsidRPr="008741D2">
        <w:rPr>
          <w:rFonts w:ascii="Times New Roman" w:hAnsi="Times New Roman" w:cs="Times New Roman"/>
          <w:sz w:val="28"/>
          <w:szCs w:val="28"/>
        </w:rPr>
        <w:noBreakHyphen/>
        <w:t>программах;</w:t>
      </w:r>
    </w:p>
    <w:p w14:paraId="55D14F66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предоставление формы регистрации для сбора заявок потенциальных клиентов;</w:t>
      </w:r>
    </w:p>
    <w:p w14:paraId="59DFCF86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размещение правил посещения и политики конфиденциальности на отдельной странице;</w:t>
      </w:r>
    </w:p>
    <w:p w14:paraId="7A292EDA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единое навигационное меню на всех страницах сайта;</w:t>
      </w:r>
    </w:p>
    <w:p w14:paraId="18F765F9" w14:textId="77777777" w:rsidR="00FE41F6" w:rsidRPr="008741D2" w:rsidRDefault="00FE41F6" w:rsidP="00FE41F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наличие контактной информации и ссылок на социальные сервисы на всех страницах.</w:t>
      </w:r>
    </w:p>
    <w:p w14:paraId="660FAFD6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Нефункциональные требования</w:t>
      </w:r>
    </w:p>
    <w:p w14:paraId="02D98F4B" w14:textId="77777777" w:rsidR="00FE41F6" w:rsidRPr="008741D2" w:rsidRDefault="00FE41F6" w:rsidP="00FE41F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единообразным на всех 6 страницах;</w:t>
      </w:r>
    </w:p>
    <w:p w14:paraId="6F5AEEF5" w14:textId="77777777" w:rsidR="00FE41F6" w:rsidRPr="008741D2" w:rsidRDefault="00FE41F6" w:rsidP="00FE41F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навигация должна осуществляться через главное меню (Главная, Тренажерный зал, Бассейн, Фитнесс, Форма регистрации, Правила и политика комплекса);</w:t>
      </w:r>
    </w:p>
    <w:p w14:paraId="0E8E2E7C" w14:textId="77777777" w:rsidR="00FE41F6" w:rsidRPr="008741D2" w:rsidRDefault="00FE41F6" w:rsidP="00FE41F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сайт должен быть адаптивным для корректного отображения на ПК, планшетах и смартфонах;</w:t>
      </w:r>
    </w:p>
    <w:p w14:paraId="7F9A10CD" w14:textId="77777777" w:rsidR="00FE41F6" w:rsidRPr="008741D2" w:rsidRDefault="00FE41F6" w:rsidP="00FE41F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время загрузки страниц не должно превышать 3 секунд;</w:t>
      </w:r>
    </w:p>
    <w:p w14:paraId="54838CCC" w14:textId="77777777" w:rsidR="00FE41F6" w:rsidRPr="008741D2" w:rsidRDefault="00FE41F6" w:rsidP="00FE41F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текстовые блоки (правила, политика) должны быть легко читаемы и доступны для копирования.</w:t>
      </w:r>
    </w:p>
    <w:p w14:paraId="55BD3F8E" w14:textId="77777777" w:rsidR="00FE41F6" w:rsidRPr="008741D2" w:rsidRDefault="00FE41F6" w:rsidP="00FE4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1D2">
        <w:rPr>
          <w:rFonts w:ascii="Times New Roman" w:hAnsi="Times New Roman" w:cs="Times New Roman"/>
          <w:b/>
          <w:bCs/>
          <w:sz w:val="28"/>
          <w:szCs w:val="28"/>
        </w:rPr>
        <w:t>Формулировка задач программного продукта</w:t>
      </w:r>
    </w:p>
    <w:p w14:paraId="583C156F" w14:textId="77777777" w:rsidR="00FE41F6" w:rsidRPr="008741D2" w:rsidRDefault="00FE41F6" w:rsidP="00FE41F6">
      <w:pPr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</w:t>
      </w:r>
      <w:proofErr w:type="gramStart"/>
      <w:r w:rsidRPr="008741D2">
        <w:rPr>
          <w:rFonts w:ascii="Times New Roman" w:hAnsi="Times New Roman" w:cs="Times New Roman"/>
          <w:sz w:val="28"/>
          <w:szCs w:val="28"/>
        </w:rPr>
        <w:t>продукт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741D2">
        <w:rPr>
          <w:rFonts w:ascii="Times New Roman" w:hAnsi="Times New Roman" w:cs="Times New Roman"/>
          <w:sz w:val="28"/>
          <w:szCs w:val="28"/>
        </w:rPr>
        <w:t xml:space="preserve">  веб</w:t>
      </w:r>
      <w:proofErr w:type="gramEnd"/>
      <w:r w:rsidRPr="008741D2">
        <w:rPr>
          <w:rFonts w:ascii="Times New Roman" w:hAnsi="Times New Roman" w:cs="Times New Roman"/>
          <w:sz w:val="28"/>
          <w:szCs w:val="28"/>
        </w:rPr>
        <w:noBreakHyphen/>
        <w:t>сайт физкультурно</w:t>
      </w:r>
      <w:r w:rsidRPr="008741D2">
        <w:rPr>
          <w:rFonts w:ascii="Times New Roman" w:hAnsi="Times New Roman" w:cs="Times New Roman"/>
          <w:sz w:val="28"/>
          <w:szCs w:val="28"/>
        </w:rPr>
        <w:noBreakHyphen/>
        <w:t>оздоровительного комплекса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741D2">
        <w:rPr>
          <w:rFonts w:ascii="Times New Roman" w:hAnsi="Times New Roman" w:cs="Times New Roman"/>
          <w:sz w:val="28"/>
          <w:szCs w:val="28"/>
        </w:rPr>
        <w:t>должен решать следующие задачи:</w:t>
      </w:r>
    </w:p>
    <w:p w14:paraId="140F1DEA" w14:textId="77777777" w:rsidR="00FE41F6" w:rsidRPr="008741D2" w:rsidRDefault="00FE41F6" w:rsidP="00FE41F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Обеспечение информирования о комплексе и его услугах.</w:t>
      </w:r>
      <w:r w:rsidRPr="008741D2">
        <w:rPr>
          <w:rFonts w:ascii="Times New Roman" w:hAnsi="Times New Roman" w:cs="Times New Roman"/>
          <w:sz w:val="28"/>
          <w:szCs w:val="28"/>
        </w:rPr>
        <w:br/>
        <w:t>Посетители должны получать наглядную информацию о тренажерном зале, бассейне и фитнесс</w:t>
      </w:r>
      <w:r w:rsidRPr="008741D2">
        <w:rPr>
          <w:rFonts w:ascii="Times New Roman" w:hAnsi="Times New Roman" w:cs="Times New Roman"/>
          <w:sz w:val="28"/>
          <w:szCs w:val="28"/>
        </w:rPr>
        <w:noBreakHyphen/>
        <w:t>программах, а также о расписании и возможностях занятий.</w:t>
      </w:r>
    </w:p>
    <w:p w14:paraId="22FB64A3" w14:textId="77777777" w:rsidR="00FE41F6" w:rsidRPr="008741D2" w:rsidRDefault="00FE41F6" w:rsidP="00FE41F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Удобное получение заявок и первичная регистрация посетителей.</w:t>
      </w:r>
      <w:r w:rsidRPr="008741D2">
        <w:rPr>
          <w:rFonts w:ascii="Times New Roman" w:hAnsi="Times New Roman" w:cs="Times New Roman"/>
          <w:sz w:val="28"/>
          <w:szCs w:val="28"/>
        </w:rPr>
        <w:br/>
        <w:t>Потенциальные клиенты должны иметь возможность заполнить форму регистрации и отправить заявку на интересующую услугу, не выходя с сайта.</w:t>
      </w:r>
    </w:p>
    <w:p w14:paraId="215097C2" w14:textId="77777777" w:rsidR="00FE41F6" w:rsidRPr="008741D2" w:rsidRDefault="00FE41F6" w:rsidP="00FE41F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Размещение правил посещения и правовой информации.</w:t>
      </w:r>
      <w:r w:rsidRPr="008741D2">
        <w:rPr>
          <w:rFonts w:ascii="Times New Roman" w:hAnsi="Times New Roman" w:cs="Times New Roman"/>
          <w:sz w:val="28"/>
          <w:szCs w:val="28"/>
        </w:rPr>
        <w:br/>
        <w:t>Пользователи должны иметь доступ к актуальным правилам использования комплекса, условиям предоставления услуг и политике конфиденциальности.</w:t>
      </w:r>
    </w:p>
    <w:p w14:paraId="2BDABF73" w14:textId="77777777" w:rsidR="00FE41F6" w:rsidRPr="008741D2" w:rsidRDefault="00FE41F6" w:rsidP="00FE41F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1D2">
        <w:rPr>
          <w:rFonts w:ascii="Times New Roman" w:hAnsi="Times New Roman" w:cs="Times New Roman"/>
          <w:sz w:val="28"/>
          <w:szCs w:val="28"/>
        </w:rPr>
        <w:t>Обеспечение связи с администрацией и потенциальными клиентами.</w:t>
      </w:r>
      <w:r w:rsidRPr="008741D2">
        <w:rPr>
          <w:rFonts w:ascii="Times New Roman" w:hAnsi="Times New Roman" w:cs="Times New Roman"/>
          <w:sz w:val="28"/>
          <w:szCs w:val="28"/>
        </w:rPr>
        <w:br/>
        <w:t>Сайт должен предоставлять контактные данные и ссылки на социальные сервисы для оперативного информирования о новостях, акциях и изменениях в расписании.</w:t>
      </w:r>
    </w:p>
    <w:p w14:paraId="570F7881" w14:textId="28B8A513" w:rsidR="001A4CCD" w:rsidRDefault="001A4CCD" w:rsidP="004E5578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4E5578">
        <w:rPr>
          <w:rFonts w:ascii="Times New Roman" w:hAnsi="Times New Roman" w:cs="Times New Roman"/>
          <w:b/>
          <w:bCs/>
          <w:sz w:val="28"/>
          <w:szCs w:val="36"/>
        </w:rPr>
        <w:t>1.3 Выбор средств реализации программного продукта</w:t>
      </w:r>
    </w:p>
    <w:p w14:paraId="4EA1944E" w14:textId="741CFD2C" w:rsidR="004E5578" w:rsidRDefault="004E5578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Разработка веб-сайта будет осуществляться в среде </w:t>
      </w:r>
      <w:r>
        <w:rPr>
          <w:rFonts w:ascii="Times New Roman" w:hAnsi="Times New Roman" w:cs="Times New Roman"/>
          <w:sz w:val="28"/>
          <w:szCs w:val="36"/>
          <w:lang w:val="en-US"/>
        </w:rPr>
        <w:t>Visual</w:t>
      </w:r>
      <w:r w:rsidRPr="004E5578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  <w:lang w:val="en-US"/>
        </w:rPr>
        <w:t>Studio</w:t>
      </w:r>
      <w:r w:rsidRPr="004E5578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  <w:lang w:val="en-US"/>
        </w:rPr>
        <w:t>Code</w:t>
      </w:r>
      <w:r w:rsidRPr="004E5578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>–</w:t>
      </w:r>
      <w:r w:rsidRPr="004E5578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 xml:space="preserve">многофункциональном редакторе кода, который представляет широкие возможности для современной фронтенд-разработки. </w:t>
      </w:r>
      <w:r w:rsidR="009A5297">
        <w:rPr>
          <w:rFonts w:ascii="Times New Roman" w:hAnsi="Times New Roman" w:cs="Times New Roman"/>
          <w:sz w:val="28"/>
          <w:szCs w:val="36"/>
        </w:rPr>
        <w:t>В процессе создания веб-странниц будут применены следующие ключевые технологии и языки</w:t>
      </w:r>
      <w:r w:rsidR="009A5297" w:rsidRPr="009A5297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6CBE9A06" w14:textId="72850437" w:rsidR="00591FC3" w:rsidRDefault="00591FC3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591FC3">
        <w:rPr>
          <w:rFonts w:ascii="Times New Roman" w:hAnsi="Times New Roman" w:cs="Times New Roman"/>
          <w:sz w:val="28"/>
          <w:szCs w:val="36"/>
        </w:rPr>
        <w:t>HTML5</w:t>
      </w:r>
      <w:r w:rsidR="00D33415" w:rsidRPr="00D33415">
        <w:rPr>
          <w:rFonts w:ascii="Times New Roman" w:hAnsi="Times New Roman" w:cs="Times New Roman"/>
          <w:sz w:val="28"/>
          <w:szCs w:val="36"/>
        </w:rPr>
        <w:t xml:space="preserve"> </w:t>
      </w:r>
      <w:r w:rsidRPr="00591FC3">
        <w:rPr>
          <w:rFonts w:ascii="Times New Roman" w:hAnsi="Times New Roman" w:cs="Times New Roman"/>
          <w:sz w:val="28"/>
          <w:szCs w:val="36"/>
        </w:rPr>
        <w:t>выступает базовым языком разметки для формирования структуры веб-страниц. Данный стандарт обеспечивает корректную интерпретацию и отображение контента браузерами, а также включает семантические теги (&lt;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header</w:t>
      </w:r>
      <w:r w:rsidRPr="00591FC3">
        <w:rPr>
          <w:rFonts w:ascii="Times New Roman" w:hAnsi="Times New Roman" w:cs="Times New Roman"/>
          <w:sz w:val="28"/>
          <w:szCs w:val="36"/>
        </w:rPr>
        <w:t>&gt;, 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nav</w:t>
      </w:r>
      <w:r w:rsidRPr="00591FC3">
        <w:rPr>
          <w:rFonts w:ascii="Times New Roman" w:hAnsi="Times New Roman" w:cs="Times New Roman"/>
          <w:sz w:val="28"/>
          <w:szCs w:val="36"/>
        </w:rPr>
        <w:t>&gt;, 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main</w:t>
      </w:r>
      <w:r w:rsidRPr="00591FC3">
        <w:rPr>
          <w:rFonts w:ascii="Times New Roman" w:hAnsi="Times New Roman" w:cs="Times New Roman"/>
          <w:sz w:val="28"/>
          <w:szCs w:val="36"/>
        </w:rPr>
        <w:t>&gt;, 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article</w:t>
      </w:r>
      <w:r w:rsidRPr="00591FC3">
        <w:rPr>
          <w:rFonts w:ascii="Times New Roman" w:hAnsi="Times New Roman" w:cs="Times New Roman"/>
          <w:sz w:val="28"/>
          <w:szCs w:val="36"/>
        </w:rPr>
        <w:t>&gt;, 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section</w:t>
      </w:r>
      <w:r w:rsidRPr="00591FC3">
        <w:rPr>
          <w:rFonts w:ascii="Times New Roman" w:hAnsi="Times New Roman" w:cs="Times New Roman"/>
          <w:sz w:val="28"/>
          <w:szCs w:val="36"/>
        </w:rPr>
        <w:t>&gt;, &lt;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footer</w:t>
      </w:r>
      <w:r w:rsidRPr="00591FC3">
        <w:rPr>
          <w:rFonts w:ascii="Times New Roman" w:hAnsi="Times New Roman" w:cs="Times New Roman"/>
          <w:sz w:val="28"/>
          <w:szCs w:val="36"/>
        </w:rPr>
        <w:t>&gt;), способствующие повышению доступности ресурса и его оптимизации для поисковых систем.</w:t>
      </w:r>
    </w:p>
    <w:p w14:paraId="584CCEE5" w14:textId="4E9829C7" w:rsidR="009C6618" w:rsidRDefault="009C6618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9C6618">
        <w:rPr>
          <w:rFonts w:ascii="Times New Roman" w:hAnsi="Times New Roman" w:cs="Times New Roman"/>
          <w:sz w:val="28"/>
          <w:szCs w:val="36"/>
        </w:rPr>
        <w:t xml:space="preserve">SCSS представляет собой CSS-препроцессор, расширяющий функционал стандартного языка стилей. Данный инструмент предоставляет возможность применения переменных для фиксации цветовой палитры и шрифтовых настроек, </w:t>
      </w:r>
      <w:r w:rsidRPr="009C6618">
        <w:rPr>
          <w:rFonts w:ascii="Times New Roman" w:hAnsi="Times New Roman" w:cs="Times New Roman"/>
          <w:sz w:val="28"/>
          <w:szCs w:val="36"/>
        </w:rPr>
        <w:lastRenderedPageBreak/>
        <w:t xml:space="preserve">вложенности для упорядочивания кода, </w:t>
      </w:r>
      <w:proofErr w:type="spellStart"/>
      <w:r w:rsidRPr="009C6618">
        <w:rPr>
          <w:rFonts w:ascii="Times New Roman" w:hAnsi="Times New Roman" w:cs="Times New Roman"/>
          <w:sz w:val="28"/>
          <w:szCs w:val="36"/>
        </w:rPr>
        <w:t>миксинов</w:t>
      </w:r>
      <w:proofErr w:type="spellEnd"/>
      <w:r w:rsidRPr="009C6618">
        <w:rPr>
          <w:rFonts w:ascii="Times New Roman" w:hAnsi="Times New Roman" w:cs="Times New Roman"/>
          <w:sz w:val="28"/>
          <w:szCs w:val="36"/>
        </w:rPr>
        <w:t xml:space="preserve"> для многократного использования стилевых правил, а также выполнения математических вычислений и применения функций. Существенно облегчает поддержку и развитие стилей при увеличении масштабов проекта. При финальной сборке SCSS преобразуется в стандартный CSS, поддерживаемый всеми современными браузерами.</w:t>
      </w:r>
    </w:p>
    <w:p w14:paraId="1F76295D" w14:textId="2549D3CA" w:rsidR="00EC2D82" w:rsidRDefault="00EC2D82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C2D82">
        <w:rPr>
          <w:rFonts w:ascii="Times New Roman" w:hAnsi="Times New Roman" w:cs="Times New Roman"/>
          <w:sz w:val="28"/>
          <w:szCs w:val="36"/>
        </w:rPr>
        <w:t xml:space="preserve">CSS3 представляет собой язык стилей, определяющий визуальное представление HTML-элементов. При помощи данного инструмента настраиваются все параметры отображения: цветовые решения и шрифтовое оформление, создание сеток посредством </w:t>
      </w:r>
      <w:r w:rsidR="00270D76">
        <w:rPr>
          <w:rFonts w:ascii="Times New Roman" w:hAnsi="Times New Roman" w:cs="Times New Roman"/>
          <w:sz w:val="28"/>
          <w:szCs w:val="36"/>
          <w:lang w:val="en-US"/>
        </w:rPr>
        <w:t>Flexbox</w:t>
      </w:r>
      <w:r w:rsidRPr="00EC2D82">
        <w:rPr>
          <w:rFonts w:ascii="Times New Roman" w:hAnsi="Times New Roman" w:cs="Times New Roman"/>
          <w:sz w:val="28"/>
          <w:szCs w:val="36"/>
        </w:rPr>
        <w:t xml:space="preserve"> и Grid. CSS3 также гарантирует адаптивность дизайна через применение </w:t>
      </w:r>
      <w:proofErr w:type="spellStart"/>
      <w:r w:rsidRPr="00EC2D82">
        <w:rPr>
          <w:rFonts w:ascii="Times New Roman" w:hAnsi="Times New Roman" w:cs="Times New Roman"/>
          <w:sz w:val="28"/>
          <w:szCs w:val="36"/>
        </w:rPr>
        <w:t>медиазапросов</w:t>
      </w:r>
      <w:proofErr w:type="spellEnd"/>
      <w:r w:rsidRPr="00EC2D82">
        <w:rPr>
          <w:rFonts w:ascii="Times New Roman" w:hAnsi="Times New Roman" w:cs="Times New Roman"/>
          <w:sz w:val="28"/>
          <w:szCs w:val="36"/>
        </w:rPr>
        <w:t xml:space="preserve"> и даёт возможность реализовывать плавные анимационные эффекты для повышения удобства взаимодействия с сайтом.</w:t>
      </w:r>
    </w:p>
    <w:p w14:paraId="3619E5AF" w14:textId="4B66821E" w:rsidR="00EC2D82" w:rsidRDefault="00EC2D82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C2D82">
        <w:rPr>
          <w:rFonts w:ascii="Times New Roman" w:hAnsi="Times New Roman" w:cs="Times New Roman"/>
          <w:sz w:val="28"/>
          <w:szCs w:val="36"/>
        </w:rPr>
        <w:t xml:space="preserve">JavaScript обеспечивает интерактивность веб-ресурса, реализуя динамическое функционирование элементов страницы. Данный язык программирования даёт возможность загружать и обрабатывать XML-данные, </w:t>
      </w:r>
      <w:proofErr w:type="spellStart"/>
      <w:r w:rsidR="001A2BC7">
        <w:rPr>
          <w:rFonts w:ascii="Times New Roman" w:hAnsi="Times New Roman" w:cs="Times New Roman"/>
          <w:sz w:val="28"/>
          <w:szCs w:val="36"/>
        </w:rPr>
        <w:t>программно</w:t>
      </w:r>
      <w:proofErr w:type="spellEnd"/>
      <w:r w:rsidRPr="00EC2D82">
        <w:rPr>
          <w:rFonts w:ascii="Times New Roman" w:hAnsi="Times New Roman" w:cs="Times New Roman"/>
          <w:sz w:val="28"/>
          <w:szCs w:val="36"/>
        </w:rPr>
        <w:t xml:space="preserve"> создавать DOM-элементы, осуществлять фильтрацию контента без перезагрузки страницы, управлять адаптивным меню и реагировать на действия пользователя.</w:t>
      </w:r>
    </w:p>
    <w:p w14:paraId="77312B70" w14:textId="5BFB931A" w:rsidR="00EC2D82" w:rsidRDefault="00EC2D82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C2D82">
        <w:rPr>
          <w:rFonts w:ascii="Times New Roman" w:hAnsi="Times New Roman" w:cs="Times New Roman"/>
          <w:sz w:val="28"/>
          <w:szCs w:val="36"/>
        </w:rPr>
        <w:t>XML определён как формат хранения информации о спектаклях согласно условиям технического задания. XML гарантирует чёткую структуризацию данных, возможность проверки корректности и независимость от способа отображения. В сравнении с JSON, XML предоставляет возможность простого добавления сложных многоуровневых структур, что удобно для хранения информации о спектаклях, включая название, жанр, описание, продолжительность, стоимость и графические материалы.</w:t>
      </w:r>
    </w:p>
    <w:p w14:paraId="39E8913A" w14:textId="37639B9A" w:rsidR="00AD6076" w:rsidRDefault="000E1033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Font</w:t>
      </w:r>
      <w:r w:rsidR="00591FC3" w:rsidRPr="00591FC3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  <w:lang w:val="en-US"/>
        </w:rPr>
        <w:t>Awesome</w:t>
      </w:r>
      <w:r w:rsidR="00591FC3" w:rsidRPr="00591FC3">
        <w:rPr>
          <w:rFonts w:ascii="Times New Roman" w:hAnsi="Times New Roman" w:cs="Times New Roman"/>
          <w:sz w:val="28"/>
          <w:szCs w:val="36"/>
        </w:rPr>
        <w:t xml:space="preserve"> 6.4.0 – библиотека векторных иконок</w:t>
      </w:r>
      <w:r w:rsidR="00E51F98">
        <w:rPr>
          <w:rFonts w:ascii="Times New Roman" w:hAnsi="Times New Roman" w:cs="Times New Roman"/>
          <w:sz w:val="28"/>
          <w:szCs w:val="36"/>
        </w:rPr>
        <w:t xml:space="preserve">. </w:t>
      </w:r>
      <w:r w:rsidR="00591FC3" w:rsidRPr="00591FC3">
        <w:rPr>
          <w:rFonts w:ascii="Times New Roman" w:hAnsi="Times New Roman" w:cs="Times New Roman"/>
          <w:sz w:val="28"/>
          <w:szCs w:val="36"/>
        </w:rPr>
        <w:t xml:space="preserve">Иконки используются для визуального улучшения интерфейса: корзина покупок, контактные данные (телефон, </w:t>
      </w:r>
      <w:r w:rsidR="0015413E">
        <w:rPr>
          <w:rFonts w:ascii="Times New Roman" w:hAnsi="Times New Roman" w:cs="Times New Roman"/>
          <w:sz w:val="28"/>
          <w:szCs w:val="36"/>
          <w:lang w:val="en-US"/>
        </w:rPr>
        <w:t>email</w:t>
      </w:r>
      <w:r w:rsidR="00591FC3" w:rsidRPr="00591FC3">
        <w:rPr>
          <w:rFonts w:ascii="Times New Roman" w:hAnsi="Times New Roman" w:cs="Times New Roman"/>
          <w:sz w:val="28"/>
          <w:szCs w:val="36"/>
        </w:rPr>
        <w:t xml:space="preserve">, адрес), длительность спектаклей (часы), социальные сети в подвале сайта. Использование </w:t>
      </w:r>
      <w:proofErr w:type="spellStart"/>
      <w:r w:rsidR="00591FC3" w:rsidRPr="00591FC3">
        <w:rPr>
          <w:rFonts w:ascii="Times New Roman" w:hAnsi="Times New Roman" w:cs="Times New Roman"/>
          <w:sz w:val="28"/>
          <w:szCs w:val="36"/>
        </w:rPr>
        <w:t>иконочного</w:t>
      </w:r>
      <w:proofErr w:type="spellEnd"/>
      <w:r w:rsidR="00591FC3" w:rsidRPr="00591FC3">
        <w:rPr>
          <w:rFonts w:ascii="Times New Roman" w:hAnsi="Times New Roman" w:cs="Times New Roman"/>
          <w:sz w:val="28"/>
          <w:szCs w:val="36"/>
        </w:rPr>
        <w:t xml:space="preserve"> шрифта вместо растровых изображений обеспечивает быструю загрузку и масштабируемость без потери качества.</w:t>
      </w:r>
    </w:p>
    <w:p w14:paraId="457F60AD" w14:textId="7BBD0165" w:rsidR="00EC2D82" w:rsidRDefault="00EC2D82" w:rsidP="004E55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C2D82">
        <w:rPr>
          <w:rFonts w:ascii="Times New Roman" w:hAnsi="Times New Roman" w:cs="Times New Roman"/>
          <w:sz w:val="28"/>
          <w:szCs w:val="36"/>
        </w:rPr>
        <w:t xml:space="preserve">В ходе разработки будут задействованы следующие расширения для VS Code: Live Server – формирует локальное окружение для тестирования с функцией автоматического обновления страницы при внесении изменений в код; Live </w:t>
      </w:r>
      <w:r w:rsidR="00CB2574">
        <w:rPr>
          <w:rFonts w:ascii="Times New Roman" w:hAnsi="Times New Roman" w:cs="Times New Roman"/>
          <w:sz w:val="28"/>
          <w:szCs w:val="36"/>
          <w:lang w:val="en-US"/>
        </w:rPr>
        <w:t>Sass</w:t>
      </w:r>
      <w:r w:rsidRPr="00EC2D82">
        <w:rPr>
          <w:rFonts w:ascii="Times New Roman" w:hAnsi="Times New Roman" w:cs="Times New Roman"/>
          <w:sz w:val="28"/>
          <w:szCs w:val="36"/>
        </w:rPr>
        <w:t xml:space="preserve"> </w:t>
      </w:r>
      <w:r w:rsidR="00A35792">
        <w:rPr>
          <w:rFonts w:ascii="Times New Roman" w:hAnsi="Times New Roman" w:cs="Times New Roman"/>
          <w:sz w:val="28"/>
          <w:szCs w:val="36"/>
          <w:lang w:val="en-US"/>
        </w:rPr>
        <w:t>Compiler</w:t>
      </w:r>
      <w:r w:rsidRPr="00EC2D82">
        <w:rPr>
          <w:rFonts w:ascii="Times New Roman" w:hAnsi="Times New Roman" w:cs="Times New Roman"/>
          <w:sz w:val="28"/>
          <w:szCs w:val="36"/>
        </w:rPr>
        <w:t xml:space="preserve"> – конвертирует SCSS-препроцессор в стандартный CSS (активируется посредством команды "Watch </w:t>
      </w:r>
      <w:r w:rsidR="00957DAC">
        <w:rPr>
          <w:rFonts w:ascii="Times New Roman" w:hAnsi="Times New Roman" w:cs="Times New Roman"/>
          <w:sz w:val="28"/>
          <w:szCs w:val="36"/>
          <w:lang w:val="en-US"/>
        </w:rPr>
        <w:t>Sass</w:t>
      </w:r>
      <w:r w:rsidRPr="00EC2D82">
        <w:rPr>
          <w:rFonts w:ascii="Times New Roman" w:hAnsi="Times New Roman" w:cs="Times New Roman"/>
          <w:sz w:val="28"/>
          <w:szCs w:val="36"/>
        </w:rPr>
        <w:t>").</w:t>
      </w:r>
    </w:p>
    <w:p w14:paraId="5735CC1C" w14:textId="6E0A4156" w:rsidR="006666EA" w:rsidRDefault="006666EA" w:rsidP="006666EA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6666EA">
        <w:rPr>
          <w:rFonts w:ascii="Times New Roman" w:hAnsi="Times New Roman" w:cs="Times New Roman"/>
          <w:b/>
          <w:bCs/>
          <w:sz w:val="28"/>
          <w:szCs w:val="36"/>
        </w:rPr>
        <w:t>1.4 Вывод</w:t>
      </w:r>
    </w:p>
    <w:p w14:paraId="1A797EF3" w14:textId="6EA12B83" w:rsidR="006666EA" w:rsidRDefault="00D324DD" w:rsidP="00D324D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 данном разделе были рассмотрены другие, реальные варианты решения этой задачи, из которых я постарался взять только лучшее и применить в своём будущем проекте.</w:t>
      </w:r>
      <w:r w:rsidR="007703F5">
        <w:rPr>
          <w:rFonts w:ascii="Times New Roman" w:hAnsi="Times New Roman" w:cs="Times New Roman"/>
          <w:sz w:val="28"/>
          <w:szCs w:val="36"/>
        </w:rPr>
        <w:t xml:space="preserve"> Оценен будущий функционал и граница разработки финального продукта</w:t>
      </w:r>
      <w:r w:rsidR="00FA542B">
        <w:rPr>
          <w:rFonts w:ascii="Times New Roman" w:hAnsi="Times New Roman" w:cs="Times New Roman"/>
          <w:sz w:val="28"/>
          <w:szCs w:val="36"/>
        </w:rPr>
        <w:t>.</w:t>
      </w:r>
    </w:p>
    <w:p w14:paraId="7CF5C468" w14:textId="785ADE1E" w:rsidR="00383EDC" w:rsidRDefault="0066005F" w:rsidP="001975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Также были подобраны инструменты для разработки сайта. Выбраны самые актуальные и современные технологии, которые помогут сделать сайт адаптивным интерактивным и функциональным</w:t>
      </w:r>
      <w:r w:rsidR="00E84CC0">
        <w:rPr>
          <w:rFonts w:ascii="Times New Roman" w:hAnsi="Times New Roman" w:cs="Times New Roman"/>
          <w:sz w:val="28"/>
          <w:szCs w:val="36"/>
        </w:rPr>
        <w:t>, с возможностью дальнейшего масштабирования.</w:t>
      </w:r>
    </w:p>
    <w:p w14:paraId="7BC84C9A" w14:textId="6497770C" w:rsidR="00383EDC" w:rsidRPr="00BF37E1" w:rsidRDefault="00383EDC" w:rsidP="00BF37E1">
      <w:pPr>
        <w:pStyle w:val="1"/>
        <w:ind w:firstLine="709"/>
      </w:pPr>
      <w:r w:rsidRPr="00BF37E1">
        <w:lastRenderedPageBreak/>
        <w:t xml:space="preserve">2 </w:t>
      </w:r>
      <w:r w:rsidR="00A34550" w:rsidRPr="00BF37E1">
        <w:t>Проектирование веб-сайта</w:t>
      </w:r>
    </w:p>
    <w:p w14:paraId="096A87A1" w14:textId="77777777" w:rsidR="00BF37E1" w:rsidRPr="00BF37E1" w:rsidRDefault="00BF37E1" w:rsidP="00BF37E1">
      <w:pPr>
        <w:tabs>
          <w:tab w:val="left" w:pos="7117"/>
        </w:tabs>
        <w:spacing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F37E1">
        <w:rPr>
          <w:rFonts w:ascii="Times New Roman" w:hAnsi="Times New Roman" w:cs="Times New Roman"/>
          <w:b/>
          <w:bCs/>
          <w:sz w:val="28"/>
          <w:szCs w:val="28"/>
        </w:rPr>
        <w:t>2.1 Выбор способа вёрстки</w:t>
      </w:r>
    </w:p>
    <w:p w14:paraId="34B38D0B" w14:textId="77777777" w:rsidR="000525C1" w:rsidRDefault="004D0FF1" w:rsidP="00F4344A">
      <w:pPr>
        <w:tabs>
          <w:tab w:val="left" w:pos="7117"/>
        </w:tabs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A3B19">
        <w:rPr>
          <w:rFonts w:ascii="Times New Roman" w:hAnsi="Times New Roman" w:cs="Times New Roman"/>
          <w:sz w:val="28"/>
          <w:szCs w:val="28"/>
          <w:lang w:val="ru-BY"/>
        </w:rPr>
        <w:t>Для реализации интерфейса комплекса «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» использована гибридная схема, объединяющая CSS Grid и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. Технология Grid применена для формирования основных сеток: динамических блоков «Направления» и «Новости», а также карточек услуг и преимуществ.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 задействован для выравнивания элементов внутри компонентов: навигационной панели в шапке, информационных блоков в подвале и выстраивания элементов внутри карточек абонементов.</w:t>
      </w:r>
      <w:r w:rsidR="00F4344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7EDFE64B" w14:textId="2504656B" w:rsidR="004D0FF1" w:rsidRPr="00CA3B19" w:rsidRDefault="004D0FF1" w:rsidP="00F4344A">
      <w:pPr>
        <w:tabs>
          <w:tab w:val="left" w:pos="7117"/>
        </w:tabs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Адаптивность страниц обеспечена через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медиазапросы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>. Логика макета меняется в зависимости от ширины экрана:</w:t>
      </w:r>
      <w:r w:rsidR="00F4344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Десктопы (769px+): трех- и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четырехколончатая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 структура, горизонтальное меню.</w:t>
      </w:r>
      <w:r w:rsidR="00F4344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A3B19">
        <w:rPr>
          <w:rFonts w:ascii="Times New Roman" w:hAnsi="Times New Roman" w:cs="Times New Roman"/>
          <w:sz w:val="28"/>
          <w:szCs w:val="28"/>
          <w:lang w:val="ru-BY"/>
        </w:rPr>
        <w:t>Планшеты (501px–768px): переход к двухколонной сетке.</w:t>
      </w:r>
      <w:r w:rsidR="00F4344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Смартфоны (до 500px): перестроение всех блоков в одну колонку и трансформация навигации в «бургер-меню», работающее по методу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Hack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>.</w:t>
      </w:r>
      <w:r w:rsidR="00F4344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Для корректного отображения сложных данных на мобильных устройствах применена технология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overflow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 xml:space="preserve">-x: </w:t>
      </w:r>
      <w:proofErr w:type="spellStart"/>
      <w:r w:rsidRPr="00CA3B19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CA3B19">
        <w:rPr>
          <w:rFonts w:ascii="Times New Roman" w:hAnsi="Times New Roman" w:cs="Times New Roman"/>
          <w:sz w:val="28"/>
          <w:szCs w:val="28"/>
          <w:lang w:val="ru-BY"/>
        </w:rPr>
        <w:t>, обеспечивающая горизонтальную прокрутку таблиц с расписанием без деформации страницы.</w:t>
      </w:r>
    </w:p>
    <w:p w14:paraId="64EC5323" w14:textId="77777777" w:rsidR="00BF37E1" w:rsidRDefault="00BF37E1" w:rsidP="00BF37E1">
      <w:pPr>
        <w:tabs>
          <w:tab w:val="left" w:pos="7117"/>
        </w:tabs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F37E1">
        <w:rPr>
          <w:rFonts w:ascii="Times New Roman" w:hAnsi="Times New Roman" w:cs="Times New Roman"/>
          <w:b/>
          <w:bCs/>
          <w:sz w:val="28"/>
          <w:szCs w:val="28"/>
        </w:rPr>
        <w:t>2.2 Выбор стилевого оформления</w:t>
      </w:r>
    </w:p>
    <w:p w14:paraId="6114BED9" w14:textId="77777777" w:rsidR="00E531A3" w:rsidRPr="00E531A3" w:rsidRDefault="00E531A3" w:rsidP="00E531A3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Для разработки стилей проекта был выбран препроцессор </w:t>
      </w:r>
      <w:r w:rsidRPr="00E531A3">
        <w:rPr>
          <w:rFonts w:ascii="Times New Roman" w:hAnsi="Times New Roman" w:cs="Times New Roman"/>
          <w:b/>
          <w:bCs/>
          <w:sz w:val="28"/>
          <w:szCs w:val="28"/>
          <w:lang w:val="ru-BY"/>
        </w:rPr>
        <w:t>SCSS</w:t>
      </w:r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, расширяющий возможности стандартного CSS. Его использование позволило внедрить переменные для фиксации фирменной палитры (бирюзовый акцент, темный фон), использовать вложенность селекторов для упрощения структуры кода и создавать 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миксины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flex-between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section-padding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>) для повторного использования типовых паттернов.</w:t>
      </w:r>
    </w:p>
    <w:p w14:paraId="73EA6E69" w14:textId="77777777" w:rsidR="00E531A3" w:rsidRPr="00E531A3" w:rsidRDefault="00E531A3" w:rsidP="00E531A3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E531A3">
        <w:rPr>
          <w:rFonts w:ascii="Times New Roman" w:hAnsi="Times New Roman" w:cs="Times New Roman"/>
          <w:sz w:val="28"/>
          <w:szCs w:val="28"/>
          <w:lang w:val="ru-BY"/>
        </w:rPr>
        <w:t>Цветовая палитра «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» опирается на эстетику современных фитнес-приложений и стиль </w:t>
      </w:r>
      <w:r w:rsidRPr="00E531A3">
        <w:rPr>
          <w:rFonts w:ascii="Times New Roman" w:hAnsi="Times New Roman" w:cs="Times New Roman"/>
          <w:b/>
          <w:bCs/>
          <w:sz w:val="28"/>
          <w:szCs w:val="28"/>
          <w:lang w:val="ru-BY"/>
        </w:rPr>
        <w:t>Dark Mode</w:t>
      </w:r>
      <w:r w:rsidRPr="00E531A3">
        <w:rPr>
          <w:rFonts w:ascii="Times New Roman" w:hAnsi="Times New Roman" w:cs="Times New Roman"/>
          <w:sz w:val="28"/>
          <w:szCs w:val="28"/>
          <w:lang w:val="ru-BY"/>
        </w:rPr>
        <w:t>. Базовыми выбраны глубокие темные оттенки (#0d1117 и #161b22), которые придают интерфейсу технологичный вид и снижают нагрузку на глаза. Текстовая информация представлена контрастным белым (#f0f6fc) для заголовков и приглушенным серым (#8b949e) для описаний. В качестве акцента выбран яркий бирюзовый цвет (#00f2ff), используемый для логотипа, кнопок и выделения активных тарифов. В «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hero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>-секциях» применен градиент с наложением на фоновые изображения, что создает эффект глубины и обеспечивает читаемость текста.</w:t>
      </w:r>
    </w:p>
    <w:p w14:paraId="039A9B59" w14:textId="77777777" w:rsidR="00E531A3" w:rsidRPr="00E531A3" w:rsidRDefault="00E531A3" w:rsidP="00E531A3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E531A3">
        <w:rPr>
          <w:rFonts w:ascii="Times New Roman" w:hAnsi="Times New Roman" w:cs="Times New Roman"/>
          <w:sz w:val="28"/>
          <w:szCs w:val="28"/>
          <w:lang w:val="ru-BY"/>
        </w:rPr>
        <w:t xml:space="preserve">Данная схема воспринимается как динамичная и профессиональная. Использование темного фона в сочетании с неоновым бирюзовым акцентом ассоциируется с энергией и спортивным драйвом, эффективно привлекая внимание к целевым действиям (регистрация, выбор абонемента). Минималистичный дизайн и </w:t>
      </w:r>
      <w:r w:rsidRPr="00E531A3">
        <w:rPr>
          <w:rFonts w:ascii="Times New Roman" w:hAnsi="Times New Roman" w:cs="Times New Roman"/>
          <w:sz w:val="28"/>
          <w:szCs w:val="28"/>
          <w:lang w:val="ru-BY"/>
        </w:rPr>
        <w:lastRenderedPageBreak/>
        <w:t>плавные переходы (</w:t>
      </w:r>
      <w:proofErr w:type="spellStart"/>
      <w:r w:rsidRPr="00E531A3">
        <w:rPr>
          <w:rFonts w:ascii="Times New Roman" w:hAnsi="Times New Roman" w:cs="Times New Roman"/>
          <w:sz w:val="28"/>
          <w:szCs w:val="28"/>
          <w:lang w:val="ru-BY"/>
        </w:rPr>
        <w:t>transition</w:t>
      </w:r>
      <w:proofErr w:type="spellEnd"/>
      <w:r w:rsidRPr="00E531A3">
        <w:rPr>
          <w:rFonts w:ascii="Times New Roman" w:hAnsi="Times New Roman" w:cs="Times New Roman"/>
          <w:sz w:val="28"/>
          <w:szCs w:val="28"/>
          <w:lang w:val="ru-BY"/>
        </w:rPr>
        <w:t>) создают ощущение «чистого» интерфейса, помогая пользователю сфокусироваться на выборе тренировочных направлений.</w:t>
      </w:r>
    </w:p>
    <w:p w14:paraId="31C71F13" w14:textId="77777777" w:rsidR="002662D3" w:rsidRPr="00E531A3" w:rsidRDefault="002662D3" w:rsidP="00AE4BA6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518BB434" w14:textId="314A0FDA" w:rsidR="00AE4BA6" w:rsidRDefault="00AE4BA6" w:rsidP="00AE4BA6">
      <w:pPr>
        <w:tabs>
          <w:tab w:val="left" w:pos="7117"/>
        </w:tabs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Выбор шрифтового оформления</w:t>
      </w:r>
    </w:p>
    <w:p w14:paraId="36895E22" w14:textId="77777777" w:rsidR="00E05F86" w:rsidRPr="00206B6C" w:rsidRDefault="00E05F86" w:rsidP="00E05F86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06B6C">
        <w:rPr>
          <w:rFonts w:ascii="Times New Roman" w:hAnsi="Times New Roman" w:cs="Times New Roman"/>
          <w:sz w:val="28"/>
          <w:szCs w:val="28"/>
          <w:lang w:val="ru-BY"/>
        </w:rPr>
        <w:t>Для текстового оформления проекта «</w:t>
      </w:r>
      <w:proofErr w:type="spellStart"/>
      <w:r w:rsidRPr="00206B6C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206B6C">
        <w:rPr>
          <w:rFonts w:ascii="Times New Roman" w:hAnsi="Times New Roman" w:cs="Times New Roman"/>
          <w:sz w:val="28"/>
          <w:szCs w:val="28"/>
          <w:lang w:val="ru-BY"/>
        </w:rPr>
        <w:t xml:space="preserve">» выбраны шрифты категории </w:t>
      </w:r>
      <w:proofErr w:type="spellStart"/>
      <w:r w:rsidRPr="00206B6C">
        <w:rPr>
          <w:rFonts w:ascii="Times New Roman" w:hAnsi="Times New Roman" w:cs="Times New Roman"/>
          <w:sz w:val="28"/>
          <w:szCs w:val="28"/>
          <w:lang w:val="ru-BY"/>
        </w:rPr>
        <w:t>sans-serif</w:t>
      </w:r>
      <w:proofErr w:type="spellEnd"/>
      <w:r w:rsidRPr="00206B6C">
        <w:rPr>
          <w:rFonts w:ascii="Times New Roman" w:hAnsi="Times New Roman" w:cs="Times New Roman"/>
          <w:sz w:val="28"/>
          <w:szCs w:val="28"/>
          <w:lang w:val="ru-BY"/>
        </w:rPr>
        <w:t xml:space="preserve"> (без засечек). Основным гарнитуром назначен системный стек (</w:t>
      </w:r>
      <w:proofErr w:type="spellStart"/>
      <w:r w:rsidRPr="00206B6C">
        <w:rPr>
          <w:rFonts w:ascii="Times New Roman" w:hAnsi="Times New Roman" w:cs="Times New Roman"/>
          <w:sz w:val="28"/>
          <w:szCs w:val="28"/>
          <w:lang w:val="ru-BY"/>
        </w:rPr>
        <w:t>Arial</w:t>
      </w:r>
      <w:proofErr w:type="spellEnd"/>
      <w:r w:rsidRPr="00206B6C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206B6C">
        <w:rPr>
          <w:rFonts w:ascii="Times New Roman" w:hAnsi="Times New Roman" w:cs="Times New Roman"/>
          <w:sz w:val="28"/>
          <w:szCs w:val="28"/>
          <w:lang w:val="ru-BY"/>
        </w:rPr>
        <w:t>sans-serif</w:t>
      </w:r>
      <w:proofErr w:type="spellEnd"/>
      <w:r w:rsidRPr="00206B6C">
        <w:rPr>
          <w:rFonts w:ascii="Times New Roman" w:hAnsi="Times New Roman" w:cs="Times New Roman"/>
          <w:sz w:val="28"/>
          <w:szCs w:val="28"/>
          <w:lang w:val="ru-BY"/>
        </w:rPr>
        <w:t>), обеспечивающий мгновенную загрузку страниц и корректное отображение интерфейса на любых устройствах. Использование системных шрифтов подчеркивает технологичный стиль проекта и гарантирует высокую производительность сайта за счет отсутствия внешних запросов к шрифтовым сервисам.</w:t>
      </w:r>
    </w:p>
    <w:p w14:paraId="4EECFD97" w14:textId="77777777" w:rsidR="00E05F86" w:rsidRPr="00206B6C" w:rsidRDefault="00E05F86" w:rsidP="00E05F86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06B6C">
        <w:rPr>
          <w:rFonts w:ascii="Times New Roman" w:hAnsi="Times New Roman" w:cs="Times New Roman"/>
          <w:sz w:val="28"/>
          <w:szCs w:val="28"/>
          <w:lang w:val="ru-BY"/>
        </w:rPr>
        <w:t xml:space="preserve">Базовый размер шрифта для основного текста составляет 16 пикселей с межстрочным интервалом 1.6, что создает оптимальную плотность текста для комфортного чтения. Визуальная иерархия выстроена за счет контраста кеглей: для главных заголовков разделов используются крупные размеры (до 3rem в </w:t>
      </w:r>
      <w:proofErr w:type="spellStart"/>
      <w:r w:rsidRPr="00206B6C">
        <w:rPr>
          <w:rFonts w:ascii="Times New Roman" w:hAnsi="Times New Roman" w:cs="Times New Roman"/>
          <w:sz w:val="28"/>
          <w:szCs w:val="28"/>
          <w:lang w:val="ru-BY"/>
        </w:rPr>
        <w:t>hero</w:t>
      </w:r>
      <w:proofErr w:type="spellEnd"/>
      <w:r w:rsidRPr="00206B6C">
        <w:rPr>
          <w:rFonts w:ascii="Times New Roman" w:hAnsi="Times New Roman" w:cs="Times New Roman"/>
          <w:sz w:val="28"/>
          <w:szCs w:val="28"/>
          <w:lang w:val="ru-BY"/>
        </w:rPr>
        <w:t>-секциях) и жирное начертание, что позволяет пользователю мгновенно считывать тематику страницы. Дополнительные акценты расставлены с помощью уменьшенного шрифта для дат в новостях и верхнего регистра для кнопок призыва к действию.</w:t>
      </w:r>
    </w:p>
    <w:p w14:paraId="74C96F61" w14:textId="77777777" w:rsidR="00E05F86" w:rsidRPr="00206B6C" w:rsidRDefault="00E05F86" w:rsidP="00E05F86">
      <w:pPr>
        <w:tabs>
          <w:tab w:val="left" w:pos="7117"/>
        </w:tabs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06B6C">
        <w:rPr>
          <w:rFonts w:ascii="Times New Roman" w:hAnsi="Times New Roman" w:cs="Times New Roman"/>
          <w:sz w:val="28"/>
          <w:szCs w:val="28"/>
          <w:lang w:val="ru-BY"/>
        </w:rPr>
        <w:t>Выбор строгого и лаконичного шрифта обусловлен спецификой спортивной тематики, где важна четкость и информативность. Нейтральные формы знаков не перегружают интерфейс, сохраняя баланс с яркими визуальными элементами и неоновым акцентным цветом. Высокий контраст белого текста на темном фоне обеспечивает отличную читаемость контента как в условиях низкой освещенности, так и при ярком свете на мобильных устройствах.</w:t>
      </w:r>
    </w:p>
    <w:p w14:paraId="3F8E71F1" w14:textId="0A9C3C84" w:rsidR="00FD1F3A" w:rsidRDefault="00FD1F3A" w:rsidP="00FD1F3A">
      <w:pPr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 Разработка логотипа</w:t>
      </w:r>
    </w:p>
    <w:p w14:paraId="48EF5BAB" w14:textId="77777777" w:rsidR="00753642" w:rsidRPr="00753642" w:rsidRDefault="00753642" w:rsidP="00753642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753642">
        <w:rPr>
          <w:rFonts w:ascii="Times New Roman" w:hAnsi="Times New Roman" w:cs="Times New Roman"/>
          <w:sz w:val="28"/>
          <w:szCs w:val="28"/>
          <w:lang w:val="ru-BY"/>
        </w:rPr>
        <w:t>Логотип проекта «</w:t>
      </w:r>
      <w:proofErr w:type="spellStart"/>
      <w:r w:rsidRPr="00753642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753642">
        <w:rPr>
          <w:rFonts w:ascii="Times New Roman" w:hAnsi="Times New Roman" w:cs="Times New Roman"/>
          <w:sz w:val="28"/>
          <w:szCs w:val="28"/>
          <w:lang w:val="ru-BY"/>
        </w:rPr>
        <w:t xml:space="preserve">» представляет собой минималистичный символ, реализованный с помощью </w:t>
      </w:r>
      <w:r w:rsidRPr="00753642">
        <w:rPr>
          <w:rFonts w:ascii="Times New Roman" w:hAnsi="Times New Roman" w:cs="Times New Roman"/>
          <w:b/>
          <w:bCs/>
          <w:sz w:val="28"/>
          <w:szCs w:val="28"/>
          <w:lang w:val="ru-BY"/>
        </w:rPr>
        <w:t>SVG-графики</w:t>
      </w:r>
      <w:r w:rsidRPr="00753642">
        <w:rPr>
          <w:rFonts w:ascii="Times New Roman" w:hAnsi="Times New Roman" w:cs="Times New Roman"/>
          <w:sz w:val="28"/>
          <w:szCs w:val="28"/>
          <w:lang w:val="ru-BY"/>
        </w:rPr>
        <w:t>. Он изображает стилизованное сердце, выполненное в виде динамичных линий, что напрямую ассоциируется со здоровьем, долголетием и физической активностью.</w:t>
      </w:r>
    </w:p>
    <w:p w14:paraId="219C8631" w14:textId="77777777" w:rsidR="00753642" w:rsidRPr="00753642" w:rsidRDefault="00753642" w:rsidP="00753642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753642">
        <w:rPr>
          <w:rFonts w:ascii="Times New Roman" w:hAnsi="Times New Roman" w:cs="Times New Roman"/>
          <w:sz w:val="28"/>
          <w:szCs w:val="28"/>
          <w:lang w:val="ru-BY"/>
        </w:rPr>
        <w:t xml:space="preserve">Выбор SVG-формата обусловлен необходимостью сохранения четкости эмблемы на экранах с любым разрешением (включая </w:t>
      </w:r>
      <w:proofErr w:type="spellStart"/>
      <w:r w:rsidRPr="00753642">
        <w:rPr>
          <w:rFonts w:ascii="Times New Roman" w:hAnsi="Times New Roman" w:cs="Times New Roman"/>
          <w:sz w:val="28"/>
          <w:szCs w:val="28"/>
          <w:lang w:val="ru-BY"/>
        </w:rPr>
        <w:t>Retina</w:t>
      </w:r>
      <w:proofErr w:type="spellEnd"/>
      <w:r w:rsidRPr="00753642">
        <w:rPr>
          <w:rFonts w:ascii="Times New Roman" w:hAnsi="Times New Roman" w:cs="Times New Roman"/>
          <w:sz w:val="28"/>
          <w:szCs w:val="28"/>
          <w:lang w:val="ru-BY"/>
        </w:rPr>
        <w:t xml:space="preserve">-дисплеи) без увеличения веса страницы. Визуально логотип отражает главную идею комплекса: заботу о сердечно-сосудистой системе и теле как о высшей ценности человека. Использование акцентного цвета морской волны (#00f2ff) в линиях логотипа подчеркивает современность бренда и его связь с энергией </w:t>
      </w:r>
      <w:proofErr w:type="gramStart"/>
      <w:r w:rsidRPr="00753642">
        <w:rPr>
          <w:rFonts w:ascii="Times New Roman" w:hAnsi="Times New Roman" w:cs="Times New Roman"/>
          <w:sz w:val="28"/>
          <w:szCs w:val="28"/>
          <w:lang w:val="ru-BY"/>
        </w:rPr>
        <w:t>воды</w:t>
      </w:r>
      <w:proofErr w:type="gramEnd"/>
      <w:r w:rsidRPr="00753642">
        <w:rPr>
          <w:rFonts w:ascii="Times New Roman" w:hAnsi="Times New Roman" w:cs="Times New Roman"/>
          <w:sz w:val="28"/>
          <w:szCs w:val="28"/>
          <w:lang w:val="ru-BY"/>
        </w:rPr>
        <w:t xml:space="preserve"> и жизни. Несмотря на внешнюю лаконичность, символ обладает высокой узнаваемостью и мгновенно формирует у </w:t>
      </w:r>
      <w:r w:rsidRPr="00753642">
        <w:rPr>
          <w:rFonts w:ascii="Times New Roman" w:hAnsi="Times New Roman" w:cs="Times New Roman"/>
          <w:sz w:val="28"/>
          <w:szCs w:val="28"/>
          <w:lang w:val="ru-BY"/>
        </w:rPr>
        <w:lastRenderedPageBreak/>
        <w:t>пользователя правильный ассоциативный ряд, связанный с оздоровлением и фитнесом.</w:t>
      </w:r>
    </w:p>
    <w:p w14:paraId="342CB9FE" w14:textId="3509C591" w:rsidR="00CD3935" w:rsidRDefault="00CD3935" w:rsidP="00FD1F3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3EBD1B" w14:textId="25E9B52A" w:rsidR="00CD3935" w:rsidRDefault="00CD3935" w:rsidP="00FD1F3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1D7C595" w14:textId="3BBD7F44" w:rsidR="00CD3935" w:rsidRDefault="00D24463" w:rsidP="00D2446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44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823E0" wp14:editId="19338C4D">
            <wp:extent cx="975360" cy="754525"/>
            <wp:effectExtent l="0" t="0" r="0" b="7620"/>
            <wp:docPr id="1247604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4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609" cy="7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26F4" w14:textId="16634A17" w:rsidR="00CD3935" w:rsidRDefault="00CD3935" w:rsidP="00FD1F3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8E3F303" w14:textId="77777777" w:rsidR="006A0664" w:rsidRDefault="006A0664" w:rsidP="00A923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38E195" w14:textId="0CF67790" w:rsidR="00CD3935" w:rsidRDefault="00CD3935" w:rsidP="00CD3935">
      <w:pPr>
        <w:spacing w:after="0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3935">
        <w:rPr>
          <w:rFonts w:ascii="Times New Roman" w:hAnsi="Times New Roman" w:cs="Times New Roman"/>
          <w:b/>
          <w:bCs/>
          <w:sz w:val="28"/>
          <w:szCs w:val="28"/>
        </w:rPr>
        <w:t>Рис. 2.3</w:t>
      </w:r>
      <w:r w:rsidR="00B91DBF">
        <w:rPr>
          <w:rFonts w:ascii="Times New Roman" w:hAnsi="Times New Roman" w:cs="Times New Roman"/>
          <w:b/>
          <w:bCs/>
          <w:sz w:val="28"/>
          <w:szCs w:val="28"/>
        </w:rPr>
        <w:t xml:space="preserve"> – Логотип </w:t>
      </w:r>
      <w:r w:rsidR="00BF375E">
        <w:rPr>
          <w:rFonts w:ascii="Times New Roman" w:hAnsi="Times New Roman" w:cs="Times New Roman"/>
          <w:b/>
          <w:bCs/>
          <w:sz w:val="28"/>
          <w:szCs w:val="28"/>
        </w:rPr>
        <w:t>ФОК</w:t>
      </w:r>
    </w:p>
    <w:p w14:paraId="15423CFB" w14:textId="0B78F848" w:rsidR="00CD3935" w:rsidRDefault="00CD3935" w:rsidP="00CD3935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2.5 Разработка пользовательских элементов</w:t>
      </w:r>
    </w:p>
    <w:p w14:paraId="23AE6E12" w14:textId="77777777" w:rsidR="00E97C89" w:rsidRPr="00445086" w:rsidRDefault="00E97C89" w:rsidP="00E97C89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Динамическое наполнение проекта «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>» реализовано на языке JavaScript с использованием технологии AJAX. Контент сайта (услуги и новости) вынесен во внешний файл data.xml, что позволяет структурировать данные и обновлять их без изменения HTML-кода страниц.</w:t>
      </w:r>
    </w:p>
    <w:p w14:paraId="75C16886" w14:textId="77777777" w:rsidR="00E97C89" w:rsidRPr="00445086" w:rsidRDefault="00E97C89" w:rsidP="00E97C89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Логика взаимодействия, реализованная в script1.js, включает:</w:t>
      </w:r>
    </w:p>
    <w:p w14:paraId="17D3E188" w14:textId="77777777" w:rsidR="00E97C89" w:rsidRPr="00445086" w:rsidRDefault="00E97C89" w:rsidP="00E97C89">
      <w:pPr>
        <w:numPr>
          <w:ilvl w:val="0"/>
          <w:numId w:val="37"/>
        </w:numPr>
        <w:spacing w:before="36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Загрузку данных: посредством объекта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XMLHttpRequest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выполняется асинхронный запрос к XML-документу.</w:t>
      </w:r>
    </w:p>
    <w:p w14:paraId="367FD3D5" w14:textId="77777777" w:rsidR="00E97C89" w:rsidRPr="00445086" w:rsidRDefault="00E97C89" w:rsidP="00E97C89">
      <w:pPr>
        <w:numPr>
          <w:ilvl w:val="0"/>
          <w:numId w:val="37"/>
        </w:numPr>
        <w:spacing w:before="36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Парсинг: скрипт извлекает содержимое узлов (заголовки, тексты, пути к изображениям) через обращение к свойствам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responseXML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nodeValue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0EE5969" w14:textId="77777777" w:rsidR="00E97C89" w:rsidRPr="00445086" w:rsidRDefault="00E97C89" w:rsidP="00E97C89">
      <w:pPr>
        <w:numPr>
          <w:ilvl w:val="0"/>
          <w:numId w:val="37"/>
        </w:numPr>
        <w:spacing w:before="36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Рендеринг: на основе полученных данных JS динамически создает блоки (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createElement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) и встраивает их в DOM-дерево страниц методами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appendChild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innerHTML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E8F27A" w14:textId="77777777" w:rsidR="00E97C89" w:rsidRPr="00445086" w:rsidRDefault="00E97C89" w:rsidP="00E97C89">
      <w:pPr>
        <w:numPr>
          <w:ilvl w:val="0"/>
          <w:numId w:val="37"/>
        </w:numPr>
        <w:spacing w:before="36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Интерактивность: для карточек услуг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программно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назначены обработчики событий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onclick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, управляющие навигацией через объект </w:t>
      </w:r>
      <w:proofErr w:type="spellStart"/>
      <w:proofErr w:type="gramStart"/>
      <w:r w:rsidRPr="00445086">
        <w:rPr>
          <w:rFonts w:ascii="Times New Roman" w:hAnsi="Times New Roman" w:cs="Times New Roman"/>
          <w:sz w:val="28"/>
          <w:szCs w:val="28"/>
          <w:lang w:val="ru-BY"/>
        </w:rPr>
        <w:t>window.location</w:t>
      </w:r>
      <w:proofErr w:type="spellEnd"/>
      <w:proofErr w:type="gramEnd"/>
      <w:r w:rsidRPr="0044508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DAB0A4A" w14:textId="77777777" w:rsidR="00E97C89" w:rsidRPr="00445086" w:rsidRDefault="00E97C89" w:rsidP="00E97C89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Данный подход обеспечивает гибкость управления контентом и демонстрирует практическое применение объектной модели документа (DOM), описанной в учебном пособии.</w:t>
      </w:r>
    </w:p>
    <w:p w14:paraId="33A88CF4" w14:textId="46AE3C0D" w:rsidR="00EA0516" w:rsidRDefault="00EA0516" w:rsidP="00EA0516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A0516">
        <w:rPr>
          <w:rFonts w:ascii="Times New Roman" w:hAnsi="Times New Roman" w:cs="Times New Roman"/>
          <w:b/>
          <w:bCs/>
          <w:sz w:val="28"/>
          <w:szCs w:val="28"/>
        </w:rPr>
        <w:t>2.6 Разработка спецэффектов</w:t>
      </w:r>
    </w:p>
    <w:p w14:paraId="06A60D95" w14:textId="77777777" w:rsidR="00445086" w:rsidRPr="00445086" w:rsidRDefault="00445086" w:rsidP="00445086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Для повышения интерактивности интерфейса «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» использованы </w:t>
      </w:r>
      <w:r w:rsidRPr="0048131B">
        <w:rPr>
          <w:rFonts w:ascii="Times New Roman" w:hAnsi="Times New Roman" w:cs="Times New Roman"/>
          <w:sz w:val="28"/>
          <w:szCs w:val="28"/>
          <w:lang w:val="ru-BY"/>
        </w:rPr>
        <w:t>средства CSS3-анимации</w:t>
      </w:r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и переходов. Основным инструментом выступает </w:t>
      </w:r>
      <w:r w:rsidRPr="00445086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свойство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transition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>, обеспечивающее плавную смену стилей (длительностью 0.3 с) при взаимодействии пользователя с элементами.</w:t>
      </w:r>
    </w:p>
    <w:p w14:paraId="2B63B032" w14:textId="77777777" w:rsidR="00445086" w:rsidRPr="00445086" w:rsidRDefault="00445086" w:rsidP="00445086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>Все интерактивные компоненты — кнопки (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btn-primary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), карточки услуг и пункты меню — реагируют на наведение курсора </w:t>
      </w:r>
      <w:proofErr w:type="gramStart"/>
      <w:r w:rsidRPr="00445086">
        <w:rPr>
          <w:rFonts w:ascii="Times New Roman" w:hAnsi="Times New Roman" w:cs="Times New Roman"/>
          <w:sz w:val="28"/>
          <w:szCs w:val="28"/>
          <w:lang w:val="ru-BY"/>
        </w:rPr>
        <w:t>(: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hover</w:t>
      </w:r>
      <w:proofErr w:type="spellEnd"/>
      <w:proofErr w:type="gram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) изменением цвета, подсветкой границ или легким смещением по вертикали через свойство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transform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translateY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>. Использование трансформаций вместо изменения отступов гарантирует высокую производительность и плавность анимации на мобильных устройствах, так как не вызывает перерисовку всего макета.</w:t>
      </w:r>
    </w:p>
    <w:p w14:paraId="2A6B484E" w14:textId="77777777" w:rsidR="00445086" w:rsidRPr="00445086" w:rsidRDefault="00445086" w:rsidP="00445086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Особое внимание уделено состояниям фокуса </w:t>
      </w:r>
      <w:proofErr w:type="gramStart"/>
      <w:r w:rsidRPr="00445086">
        <w:rPr>
          <w:rFonts w:ascii="Times New Roman" w:hAnsi="Times New Roman" w:cs="Times New Roman"/>
          <w:sz w:val="28"/>
          <w:szCs w:val="28"/>
          <w:lang w:val="ru-BY"/>
        </w:rPr>
        <w:t>(: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focus</w:t>
      </w:r>
      <w:proofErr w:type="spellEnd"/>
      <w:proofErr w:type="gram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) для полей форм регистрации. При активации </w:t>
      </w:r>
      <w:proofErr w:type="spellStart"/>
      <w:r w:rsidRPr="00445086">
        <w:rPr>
          <w:rFonts w:ascii="Times New Roman" w:hAnsi="Times New Roman" w:cs="Times New Roman"/>
          <w:sz w:val="28"/>
          <w:szCs w:val="28"/>
          <w:lang w:val="ru-BY"/>
        </w:rPr>
        <w:t>инпута</w:t>
      </w:r>
      <w:proofErr w:type="spellEnd"/>
      <w:r w:rsidRPr="00445086">
        <w:rPr>
          <w:rFonts w:ascii="Times New Roman" w:hAnsi="Times New Roman" w:cs="Times New Roman"/>
          <w:sz w:val="28"/>
          <w:szCs w:val="28"/>
          <w:lang w:val="ru-BY"/>
        </w:rPr>
        <w:t xml:space="preserve"> его границы плавно окрашиваются в акцентный бирюзовый цвет, что улучшает навигацию и соответствует принципам доступности интерфейса. Плавные переходы также применены в мобильной версии для выезда панели навигации, что создает ощущение работы с современным нативным приложением.</w:t>
      </w:r>
    </w:p>
    <w:p w14:paraId="225D0348" w14:textId="6D4F2E48" w:rsidR="00F77A04" w:rsidRDefault="00F77A04" w:rsidP="00F77A04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A04">
        <w:rPr>
          <w:rFonts w:ascii="Times New Roman" w:hAnsi="Times New Roman" w:cs="Times New Roman"/>
          <w:b/>
          <w:bCs/>
          <w:sz w:val="28"/>
          <w:szCs w:val="28"/>
        </w:rPr>
        <w:t>2.7 Вывод</w:t>
      </w:r>
    </w:p>
    <w:p w14:paraId="275F99D8" w14:textId="77777777" w:rsidR="00A85478" w:rsidRPr="00A85478" w:rsidRDefault="00A85478" w:rsidP="00A8547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A85478">
        <w:rPr>
          <w:rFonts w:ascii="Times New Roman" w:hAnsi="Times New Roman" w:cs="Times New Roman"/>
          <w:sz w:val="28"/>
          <w:szCs w:val="28"/>
          <w:lang w:val="ru-BY"/>
        </w:rPr>
        <w:t>В ходе проектирования визуальной и программной частей проекта «</w:t>
      </w:r>
      <w:proofErr w:type="spellStart"/>
      <w:r w:rsidRPr="00A85478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A85478">
        <w:rPr>
          <w:rFonts w:ascii="Times New Roman" w:hAnsi="Times New Roman" w:cs="Times New Roman"/>
          <w:sz w:val="28"/>
          <w:szCs w:val="28"/>
          <w:lang w:val="ru-BY"/>
        </w:rPr>
        <w:t xml:space="preserve">» были определены и обоснованы ключевые технические решения. Комбинирование CSS Grid и </w:t>
      </w:r>
      <w:proofErr w:type="spellStart"/>
      <w:r w:rsidRPr="00A85478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A85478">
        <w:rPr>
          <w:rFonts w:ascii="Times New Roman" w:hAnsi="Times New Roman" w:cs="Times New Roman"/>
          <w:sz w:val="28"/>
          <w:szCs w:val="28"/>
          <w:lang w:val="ru-BY"/>
        </w:rPr>
        <w:t xml:space="preserve"> обеспечило гибкую адаптивную структуру страниц, а использование препроцессора SCSS позволило организовать стили в модульную систему с централизованным управлением цветами и отступами. Выбор контрастной палитры в стиле Dark Mode и лаконичных системных шрифтов гарантировал современный внешний вид и высокую читаемость интерфейса на любых устройствах.</w:t>
      </w:r>
    </w:p>
    <w:p w14:paraId="199DC7EA" w14:textId="77777777" w:rsidR="00A85478" w:rsidRPr="00A85478" w:rsidRDefault="00A85478" w:rsidP="00A8547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A85478">
        <w:rPr>
          <w:rFonts w:ascii="Times New Roman" w:hAnsi="Times New Roman" w:cs="Times New Roman"/>
          <w:sz w:val="28"/>
          <w:szCs w:val="28"/>
          <w:lang w:val="ru-BY"/>
        </w:rPr>
        <w:t>Особое внимание было уделено динамике сайта: реализация загрузки данных из XML-файла посредством JavaScript обеспечила разделение контента и оформления, что значительно упрощает дальнейшую поддержку проекта. Дополнительно разработанные интерфейсные компоненты и плавные CSS-анимации повысили интерактивность и удобство взаимодействия с веб-ресурсом.</w:t>
      </w:r>
    </w:p>
    <w:p w14:paraId="550B2AAE" w14:textId="77777777" w:rsidR="00A85478" w:rsidRPr="00A85478" w:rsidRDefault="00A85478" w:rsidP="00A8547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A85478">
        <w:rPr>
          <w:rFonts w:ascii="Times New Roman" w:hAnsi="Times New Roman" w:cs="Times New Roman"/>
          <w:sz w:val="28"/>
          <w:szCs w:val="28"/>
          <w:lang w:val="ru-BY"/>
        </w:rPr>
        <w:t>Все принятые решения направлены на достижение главных целей: создание удобного, функционального и эстетически привлекательного сайта оздоровительного комплекса, соответствующего современным стандартам вёрстки. Реализованный подход обеспечивает масштабируемость решения и полную готовность к обновлению контента без изменения исходного кода.</w:t>
      </w:r>
    </w:p>
    <w:p w14:paraId="13E480BF" w14:textId="05920A00" w:rsidR="00413CB5" w:rsidRDefault="00F13024" w:rsidP="00F13024">
      <w:r>
        <w:tab/>
      </w:r>
    </w:p>
    <w:p w14:paraId="5F23ADD3" w14:textId="77777777" w:rsidR="00A85478" w:rsidRDefault="00A85478" w:rsidP="00F13024"/>
    <w:p w14:paraId="3165B9DA" w14:textId="77777777" w:rsidR="00A85478" w:rsidRDefault="00A85478" w:rsidP="00F13024"/>
    <w:p w14:paraId="22FA1D46" w14:textId="77777777" w:rsidR="00A85478" w:rsidRDefault="00A85478" w:rsidP="00F13024"/>
    <w:p w14:paraId="785AA9FE" w14:textId="212B4436" w:rsidR="00A923BD" w:rsidRPr="00BF37E1" w:rsidRDefault="00A923BD" w:rsidP="00A923BD">
      <w:pPr>
        <w:pStyle w:val="1"/>
        <w:ind w:firstLine="709"/>
      </w:pPr>
      <w:r>
        <w:lastRenderedPageBreak/>
        <w:t>3</w:t>
      </w:r>
      <w:r w:rsidRPr="00BF37E1">
        <w:t xml:space="preserve"> </w:t>
      </w:r>
      <w:r w:rsidR="00476EDB">
        <w:t>Реализация структуры веб-сайта</w:t>
      </w:r>
    </w:p>
    <w:p w14:paraId="45A1EA5F" w14:textId="451D909A" w:rsidR="00A923BD" w:rsidRDefault="00476EDB" w:rsidP="00476EDB">
      <w:pPr>
        <w:spacing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6EDB"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6EDB">
        <w:rPr>
          <w:rFonts w:ascii="Times New Roman" w:hAnsi="Times New Roman" w:cs="Times New Roman"/>
          <w:b/>
          <w:bCs/>
          <w:sz w:val="28"/>
          <w:szCs w:val="28"/>
        </w:rPr>
        <w:t>Структура HTML-документа</w:t>
      </w:r>
    </w:p>
    <w:p w14:paraId="11BC957B" w14:textId="77777777" w:rsidR="008F7884" w:rsidRPr="008F7884" w:rsidRDefault="008F7884" w:rsidP="008F7884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8F7884">
        <w:rPr>
          <w:rFonts w:ascii="Times New Roman" w:hAnsi="Times New Roman" w:cs="Times New Roman"/>
          <w:sz w:val="28"/>
          <w:szCs w:val="28"/>
          <w:lang w:val="ru-BY"/>
        </w:rPr>
        <w:t>Все страницы сайта «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» разработаны с использованием семантических тегов HTML5. Такая разметка обеспечивает логическую структуру контента, что соответствует современным стандартам веб-разработки и улучшает индексацию сайта поисковыми системами. Каждая страница начинается с объявления DOCTYPE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и содержит корневой элемент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с атрибутом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lang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ru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". В секции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head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настроена кодировка UTF-8, добавлен мета-тег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viewport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корректного отображения на мобильных устройствах, а также подключены файлы стилей и сценариев.</w:t>
      </w:r>
    </w:p>
    <w:p w14:paraId="0ABF5C0A" w14:textId="77777777" w:rsidR="008F7884" w:rsidRPr="008F7884" w:rsidRDefault="008F7884" w:rsidP="008F7884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В проекте активно задействованы семантические элементы, такие как: 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размещения логотипа и навигационного блока, 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организации главного меню, 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уникального содержимого каждой страницы, 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разделения контента на логические блоки (новости, направления, абонементы) и тег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footer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для хранения контактной информации, режима работы и данных о копирайте.</w:t>
      </w:r>
    </w:p>
    <w:p w14:paraId="6A3AA2A1" w14:textId="77777777" w:rsidR="008F7884" w:rsidRPr="008F7884" w:rsidRDefault="008F7884" w:rsidP="008F7884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8F7884">
        <w:rPr>
          <w:rFonts w:ascii="Times New Roman" w:hAnsi="Times New Roman" w:cs="Times New Roman"/>
          <w:sz w:val="28"/>
          <w:szCs w:val="28"/>
          <w:lang w:val="ru-BY"/>
        </w:rPr>
        <w:t>Сайт включает в себя шесть основных страниц: главная страница home.html с динамическим выводом услуг и новостей; раздел тренажерного зала gym.html с прайс-листом и списком оборудования; страница аквазоны pool.html с техническими характеристиками и расписанием; описание групповых программ fitness.html с таблицей тренировок; интерактивная форма записи клиента в комплекс registration.html; а также свод правил и политика членства на странице rules.html.</w:t>
      </w:r>
    </w:p>
    <w:p w14:paraId="667DE0C3" w14:textId="77777777" w:rsidR="008F7884" w:rsidRPr="008F7884" w:rsidRDefault="008F7884" w:rsidP="008F7884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Все страницы объединены сквозным навигационным меню в шапке. Переходы между разделами реализованы через стандартные гиперссылки в текстовых блоках и меню, а также </w:t>
      </w:r>
      <w:proofErr w:type="spellStart"/>
      <w:r w:rsidRPr="008F7884">
        <w:rPr>
          <w:rFonts w:ascii="Times New Roman" w:hAnsi="Times New Roman" w:cs="Times New Roman"/>
          <w:sz w:val="28"/>
          <w:szCs w:val="28"/>
          <w:lang w:val="ru-BY"/>
        </w:rPr>
        <w:t>программно</w:t>
      </w:r>
      <w:proofErr w:type="spellEnd"/>
      <w:r w:rsidRPr="008F7884">
        <w:rPr>
          <w:rFonts w:ascii="Times New Roman" w:hAnsi="Times New Roman" w:cs="Times New Roman"/>
          <w:sz w:val="28"/>
          <w:szCs w:val="28"/>
          <w:lang w:val="ru-BY"/>
        </w:rPr>
        <w:t xml:space="preserve"> через JavaScript при взаимодействии пользователя с динамическими карточками услуг.</w:t>
      </w:r>
    </w:p>
    <w:p w14:paraId="0296F971" w14:textId="4A49EEB4" w:rsidR="00D64B4E" w:rsidRDefault="00D64B4E" w:rsidP="004630D6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64B4E">
        <w:rPr>
          <w:rFonts w:ascii="Times New Roman" w:hAnsi="Times New Roman" w:cs="Times New Roman"/>
          <w:b/>
          <w:bCs/>
          <w:sz w:val="28"/>
          <w:szCs w:val="28"/>
        </w:rPr>
        <w:t>3.2 Добавление таблиц стилей SCSS и CSS</w:t>
      </w:r>
    </w:p>
    <w:p w14:paraId="5344DFCB" w14:textId="77777777" w:rsidR="009C37B5" w:rsidRPr="009C37B5" w:rsidRDefault="009C37B5" w:rsidP="00AC59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Для оформления визуальной части проекта использован препроцессор </w:t>
      </w:r>
      <w:r w:rsidRPr="009C37B5">
        <w:rPr>
          <w:rFonts w:ascii="Times New Roman" w:hAnsi="Times New Roman" w:cs="Times New Roman"/>
          <w:b/>
          <w:bCs/>
          <w:sz w:val="28"/>
          <w:szCs w:val="28"/>
          <w:lang w:val="ru-BY"/>
        </w:rPr>
        <w:t>SCSS</w:t>
      </w:r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, расширяющий возможности стандартного CSS. Это позволило внедрить в разработку переменные для фиксации фирменной палитры, использовать вложенность селекторов для упрощения структуры кода, а также применять </w:t>
      </w:r>
      <w:proofErr w:type="spellStart"/>
      <w:r w:rsidRPr="009C37B5">
        <w:rPr>
          <w:rFonts w:ascii="Times New Roman" w:hAnsi="Times New Roman" w:cs="Times New Roman"/>
          <w:sz w:val="28"/>
          <w:szCs w:val="28"/>
          <w:lang w:val="ru-BY"/>
        </w:rPr>
        <w:t>миксины</w:t>
      </w:r>
      <w:proofErr w:type="spellEnd"/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 для повторного использования типовых паттернов, таких как правила выравнивания </w:t>
      </w:r>
      <w:proofErr w:type="spellStart"/>
      <w:r w:rsidRPr="009C37B5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 или параметры секций. В переменных зафиксированы основные цвета комплекса, размеры шрифтов, стандартные отступы и контрольные точки для адаптивности. Компиляция исходных файлов в итоговые таблицы стилей осуществляется автоматически, что обеспечивает быструю сборку проекта.</w:t>
      </w:r>
    </w:p>
    <w:p w14:paraId="144A5015" w14:textId="77777777" w:rsidR="009C37B5" w:rsidRPr="009C37B5" w:rsidRDefault="009C37B5" w:rsidP="009C37B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9C37B5">
        <w:rPr>
          <w:rFonts w:ascii="Times New Roman" w:hAnsi="Times New Roman" w:cs="Times New Roman"/>
          <w:sz w:val="28"/>
          <w:szCs w:val="28"/>
          <w:lang w:val="ru-BY"/>
        </w:rPr>
        <w:lastRenderedPageBreak/>
        <w:t>Цветовая схема «</w:t>
      </w:r>
      <w:proofErr w:type="spellStart"/>
      <w:r w:rsidRPr="009C37B5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» реализована в стиле </w:t>
      </w:r>
      <w:r w:rsidRPr="009C37B5">
        <w:rPr>
          <w:rFonts w:ascii="Times New Roman" w:hAnsi="Times New Roman" w:cs="Times New Roman"/>
          <w:b/>
          <w:bCs/>
          <w:sz w:val="28"/>
          <w:szCs w:val="28"/>
          <w:lang w:val="ru-BY"/>
        </w:rPr>
        <w:t>Dark Mode</w:t>
      </w:r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 и включает глубокие тёмные оттенки фона (#0d1117 и #161b22), контрастный белый текст (#f0f6fc) для высокой читаемости и яркий бирюзовый акцент (#00f2ff), используемый для логотипа, кнопок и выделения активных предложений. Градиенты в «</w:t>
      </w:r>
      <w:proofErr w:type="spellStart"/>
      <w:r w:rsidRPr="009C37B5">
        <w:rPr>
          <w:rFonts w:ascii="Times New Roman" w:hAnsi="Times New Roman" w:cs="Times New Roman"/>
          <w:sz w:val="28"/>
          <w:szCs w:val="28"/>
          <w:lang w:val="ru-BY"/>
        </w:rPr>
        <w:t>hero</w:t>
      </w:r>
      <w:proofErr w:type="spellEnd"/>
      <w:r w:rsidRPr="009C37B5">
        <w:rPr>
          <w:rFonts w:ascii="Times New Roman" w:hAnsi="Times New Roman" w:cs="Times New Roman"/>
          <w:sz w:val="28"/>
          <w:szCs w:val="28"/>
          <w:lang w:val="ru-BY"/>
        </w:rPr>
        <w:t>-секциях» создают визуальную глубину и гарантируют контрастность заголовков на фоне изображений.</w:t>
      </w:r>
    </w:p>
    <w:p w14:paraId="01EEE73C" w14:textId="77777777" w:rsidR="009C37B5" w:rsidRPr="009C37B5" w:rsidRDefault="009C37B5" w:rsidP="009C37B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Адаптивность страниц настроена через </w:t>
      </w:r>
      <w:proofErr w:type="spellStart"/>
      <w:r w:rsidRPr="009C37B5">
        <w:rPr>
          <w:rFonts w:ascii="Times New Roman" w:hAnsi="Times New Roman" w:cs="Times New Roman"/>
          <w:sz w:val="28"/>
          <w:szCs w:val="28"/>
          <w:lang w:val="ru-BY"/>
        </w:rPr>
        <w:t>медиазапросы</w:t>
      </w:r>
      <w:proofErr w:type="spellEnd"/>
      <w:r w:rsidRPr="009C37B5">
        <w:rPr>
          <w:rFonts w:ascii="Times New Roman" w:hAnsi="Times New Roman" w:cs="Times New Roman"/>
          <w:sz w:val="28"/>
          <w:szCs w:val="28"/>
          <w:lang w:val="ru-BY"/>
        </w:rPr>
        <w:t xml:space="preserve"> с выделением трёх ключевых состояний. На экранах смартфонов до 500 пикселей макет перестраивается в одну колонку, а навигация трансформируется в «бургер-меню», реализованное на чистом CSS. В диапазоне от 501 до 768 пикселей сетки карточек и преимуществ принимают двухколонный вид. Для десктопных мониторов от 769 пикселей и выше предусмотрена полноразмерная версия с горизонтальным меню и распределением контента в три или четыре колонки. Дополнительно для таблиц расписания предусмотрены контейнеры с горизонтальной прокруткой, что предотвращает деформацию интерфейса на узких дисплеях.</w:t>
      </w:r>
    </w:p>
    <w:p w14:paraId="4BD7C144" w14:textId="711F27C0" w:rsidR="006B56A1" w:rsidRPr="009C37B5" w:rsidRDefault="006B56A1" w:rsidP="002E70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3C380FD7" w14:textId="4DC47044" w:rsidR="00FB1F11" w:rsidRDefault="00FB1F11" w:rsidP="002E70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13AD49" w14:textId="01EB6F10" w:rsidR="00FB1F11" w:rsidRDefault="00FB1F11" w:rsidP="002E70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106C5D" w14:textId="77777777" w:rsidR="00FB1F11" w:rsidRDefault="00FB1F11" w:rsidP="002E70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2A3807" w14:textId="37AC8976" w:rsidR="00660D75" w:rsidRPr="00660D75" w:rsidRDefault="00660D75" w:rsidP="00660D75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60D75">
        <w:rPr>
          <w:rFonts w:ascii="Times New Roman" w:hAnsi="Times New Roman" w:cs="Times New Roman"/>
          <w:b/>
          <w:bCs/>
          <w:sz w:val="28"/>
          <w:szCs w:val="28"/>
        </w:rPr>
        <w:t xml:space="preserve">3.3 Использование стандартов XML </w:t>
      </w:r>
      <w:r w:rsidR="00001A9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60D75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="00001A9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11A50E" w14:textId="77777777" w:rsidR="002F0A89" w:rsidRPr="002F0A89" w:rsidRDefault="002F0A89" w:rsidP="002F0A89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Информационное наполнение проекта вынесено во внешний файл </w:t>
      </w:r>
      <w:r w:rsidRPr="002F0A89">
        <w:rPr>
          <w:rFonts w:ascii="Times New Roman" w:hAnsi="Times New Roman" w:cs="Times New Roman"/>
          <w:b/>
          <w:bCs/>
          <w:sz w:val="28"/>
          <w:szCs w:val="28"/>
          <w:lang w:val="ru-BY"/>
        </w:rPr>
        <w:t>data.xml</w:t>
      </w:r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, что позволяет обновлять список услуг и новостей без правки HTML-кода. Структура XML включает блоки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previews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news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, содержащие заголовки, описания и пути к медиафайлам. Загрузка данных реализована в script1.js через объект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XMLHttpRequest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: скрипт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парсит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 XML-дерево методами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getElementsByTagName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2F0A89">
        <w:rPr>
          <w:rFonts w:ascii="Times New Roman" w:hAnsi="Times New Roman" w:cs="Times New Roman"/>
          <w:sz w:val="28"/>
          <w:szCs w:val="28"/>
          <w:lang w:val="ru-BY"/>
        </w:rPr>
        <w:t>nodeValue</w:t>
      </w:r>
      <w:proofErr w:type="spellEnd"/>
      <w:r w:rsidRPr="002F0A89">
        <w:rPr>
          <w:rFonts w:ascii="Times New Roman" w:hAnsi="Times New Roman" w:cs="Times New Roman"/>
          <w:sz w:val="28"/>
          <w:szCs w:val="28"/>
          <w:lang w:val="ru-BY"/>
        </w:rPr>
        <w:t>, динамически генерируя карточки для главной страницы.</w:t>
      </w:r>
    </w:p>
    <w:p w14:paraId="35F5F7A2" w14:textId="77777777" w:rsidR="002F0A89" w:rsidRPr="002F0A89" w:rsidRDefault="002F0A89" w:rsidP="002F0A89">
      <w:pPr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Логотип комплекса выполнен в формате </w:t>
      </w:r>
      <w:r w:rsidRPr="002F0A89">
        <w:rPr>
          <w:rFonts w:ascii="Times New Roman" w:hAnsi="Times New Roman" w:cs="Times New Roman"/>
          <w:b/>
          <w:bCs/>
          <w:sz w:val="28"/>
          <w:szCs w:val="28"/>
          <w:lang w:val="ru-BY"/>
        </w:rPr>
        <w:t>SVG</w:t>
      </w:r>
      <w:r w:rsidRPr="002F0A89">
        <w:rPr>
          <w:rFonts w:ascii="Times New Roman" w:hAnsi="Times New Roman" w:cs="Times New Roman"/>
          <w:sz w:val="28"/>
          <w:szCs w:val="28"/>
          <w:lang w:val="ru-BY"/>
        </w:rPr>
        <w:t xml:space="preserve"> и встроен непосредственно в код шапки. Использование векторной графики гарантирует идеальную четкость эмблемы на любых экранах при минимальном весе файла и позволяет гибко управлять стилизацией контуров через CSS.</w:t>
      </w:r>
    </w:p>
    <w:p w14:paraId="635CF986" w14:textId="77777777" w:rsidR="00E93325" w:rsidRPr="00E93325" w:rsidRDefault="00E93325" w:rsidP="00E93325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93325">
        <w:rPr>
          <w:rFonts w:ascii="Times New Roman" w:hAnsi="Times New Roman" w:cs="Times New Roman"/>
          <w:b/>
          <w:bCs/>
          <w:sz w:val="28"/>
          <w:szCs w:val="28"/>
        </w:rPr>
        <w:t>3.4 Управление элементами DOM</w:t>
      </w:r>
    </w:p>
    <w:p w14:paraId="7819A919" w14:textId="77777777" w:rsidR="006349F9" w:rsidRPr="006349F9" w:rsidRDefault="006349F9" w:rsidP="006349F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6349F9">
        <w:rPr>
          <w:rFonts w:ascii="Times New Roman" w:hAnsi="Times New Roman" w:cs="Times New Roman"/>
          <w:sz w:val="28"/>
          <w:szCs w:val="28"/>
          <w:lang w:val="ru-BY"/>
        </w:rPr>
        <w:t>Вся интерактивность сайта «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» реализована на языке JavaScript. Скрипты обеспечивают динамическую загрузку данных, обработку действий пользователя и обновление интерфейса без перезагрузки страниц. Основная логика сосредоточена в файле script1.js, где функция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renderHome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 отвечает за парсинг XML-документа и генерацию карточек услуг, а вспомогательные обработчики управляют навигацией. На странице регистрации также используется встроенный сценарий для перехвата события отправки формы и вывода уведомления пользователю.</w:t>
      </w:r>
    </w:p>
    <w:p w14:paraId="0B791587" w14:textId="77777777" w:rsidR="006349F9" w:rsidRPr="006349F9" w:rsidRDefault="006349F9" w:rsidP="006349F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6349F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Работа с объектной моделью документа (DOM) включает использование современных методов поиска и манипуляции элементами: поиск контейнеров через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getElementById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, создание новых узлов через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createElement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, встраивание блоков в дерево документа с помощью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appendChild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, а также управление текстовым содержимым и разметкой через свойства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nodeValue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innerHTML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. Для визуальной отзывчивости интерфейса используется управление классами через свойство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className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>, что позволяет динамически изменять стили элементов.</w:t>
      </w:r>
    </w:p>
    <w:p w14:paraId="3F3B8FD2" w14:textId="77777777" w:rsidR="006349F9" w:rsidRPr="006349F9" w:rsidRDefault="006349F9" w:rsidP="006349F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6349F9">
        <w:rPr>
          <w:rFonts w:ascii="Times New Roman" w:hAnsi="Times New Roman" w:cs="Times New Roman"/>
          <w:sz w:val="28"/>
          <w:szCs w:val="28"/>
          <w:lang w:val="ru-BY"/>
        </w:rPr>
        <w:t>События в проекте обрабатываются через назначение функций-обработчиков: отслеживаются клики по карточкам направлений (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onclick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>), выбор элементов в выпадающих списках формы регистрации и отправка данных (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onsubmit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). Для реализации перехода между страницами при клике на динамические объекты используются замыкания и объект </w:t>
      </w:r>
      <w:proofErr w:type="spellStart"/>
      <w:proofErr w:type="gramStart"/>
      <w:r w:rsidRPr="006349F9">
        <w:rPr>
          <w:rFonts w:ascii="Times New Roman" w:hAnsi="Times New Roman" w:cs="Times New Roman"/>
          <w:sz w:val="28"/>
          <w:szCs w:val="28"/>
          <w:lang w:val="ru-BY"/>
        </w:rPr>
        <w:t>window.location</w:t>
      </w:r>
      <w:proofErr w:type="spellEnd"/>
      <w:proofErr w:type="gramEnd"/>
      <w:r w:rsidRPr="006349F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B093278" w14:textId="77777777" w:rsidR="006349F9" w:rsidRPr="006349F9" w:rsidRDefault="006349F9" w:rsidP="006349F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6349F9">
        <w:rPr>
          <w:rFonts w:ascii="Times New Roman" w:hAnsi="Times New Roman" w:cs="Times New Roman"/>
          <w:sz w:val="28"/>
          <w:szCs w:val="28"/>
          <w:lang w:val="ru-BY"/>
        </w:rPr>
        <w:t xml:space="preserve">Все скрипты подключены в конце тела документа перед закрывающим тегом </w:t>
      </w:r>
      <w:proofErr w:type="spellStart"/>
      <w:r w:rsidRPr="006349F9">
        <w:rPr>
          <w:rFonts w:ascii="Times New Roman" w:hAnsi="Times New Roman" w:cs="Times New Roman"/>
          <w:sz w:val="28"/>
          <w:szCs w:val="28"/>
          <w:lang w:val="ru-BY"/>
        </w:rPr>
        <w:t>body</w:t>
      </w:r>
      <w:proofErr w:type="spellEnd"/>
      <w:r w:rsidRPr="006349F9">
        <w:rPr>
          <w:rFonts w:ascii="Times New Roman" w:hAnsi="Times New Roman" w:cs="Times New Roman"/>
          <w:sz w:val="28"/>
          <w:szCs w:val="28"/>
          <w:lang w:val="ru-BY"/>
        </w:rPr>
        <w:t>. Это гарантирует, что к моменту выполнения программного кода все HTML-элементы уже созданы и доступны для манипуляций, что предотвращает ошибки инициализации и ускоряет визуальное отображение страниц.</w:t>
      </w:r>
    </w:p>
    <w:p w14:paraId="7EC26D39" w14:textId="3999E532" w:rsidR="00C6585A" w:rsidRDefault="00C63E34" w:rsidP="00F352AC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585A">
        <w:rPr>
          <w:rFonts w:ascii="Times New Roman" w:hAnsi="Times New Roman" w:cs="Times New Roman"/>
          <w:b/>
          <w:bCs/>
          <w:sz w:val="28"/>
          <w:szCs w:val="28"/>
        </w:rPr>
        <w:t>3.5 Выводы</w:t>
      </w:r>
      <w:r w:rsidR="00C658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3CC3B1" w14:textId="647E0938" w:rsidR="00C6585A" w:rsidRPr="00C6585A" w:rsidRDefault="00E33062" w:rsidP="00C6585A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В данном разделе представлена техническая реализация проекта «</w:t>
      </w:r>
      <w:proofErr w:type="spellStart"/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ВитаФит</w:t>
      </w:r>
      <w:proofErr w:type="spellEnd"/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», в которой в полном объёме выполнены требования учебной программы: семантическая HTML-разметка, модульная система стилей на базе SCSS, использование XML для хранения контента, SVG-графика для логотипа и JavaScript для обеспечения интерактивности. Итоговый проект включает шесть страниц, пять стилевых файлов и программный скрипт.</w:t>
      </w:r>
    </w:p>
    <w:p w14:paraId="5B4D4523" w14:textId="77777777" w:rsidR="00C6585A" w:rsidRPr="00C6585A" w:rsidRDefault="00E33062" w:rsidP="00C6585A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Сайт успешно адаптируется под три типа устройств, обеспечивая корректную работу в браузерах </w:t>
      </w:r>
      <w:proofErr w:type="spellStart"/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Chrome</w:t>
      </w:r>
      <w:proofErr w:type="spellEnd"/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, Firefox, Edge и Safari. Функционал полностью покрывает сценарий взаимодействия пользователя с комплексом: от ознакомления с услугами и новостями через динамические карточки до изучения расписания и заполнения анкеты регистрации.</w:t>
      </w:r>
    </w:p>
    <w:p w14:paraId="093F3D10" w14:textId="741EC3DF" w:rsidR="00E33062" w:rsidRPr="00C6585A" w:rsidRDefault="00E33062" w:rsidP="00C6585A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6585A">
        <w:rPr>
          <w:rFonts w:ascii="Times New Roman" w:hAnsi="Times New Roman" w:cs="Times New Roman"/>
          <w:bCs/>
          <w:sz w:val="28"/>
          <w:szCs w:val="28"/>
          <w:lang w:val="ru-BY"/>
        </w:rPr>
        <w:t>Архитектура проекта обладает потенциалом для масштабирования, позволяя в будущем внедрить систему авторизации, административную панель для управления данными и интеграцию с сервисами онлайн-оплаты.</w:t>
      </w:r>
    </w:p>
    <w:p w14:paraId="75347BAE" w14:textId="76B7DD7E" w:rsidR="00C63E34" w:rsidRDefault="0064703A" w:rsidP="00E33062">
      <w:pPr>
        <w:pStyle w:val="1"/>
      </w:pPr>
      <w:r>
        <w:lastRenderedPageBreak/>
        <w:t xml:space="preserve">4 </w:t>
      </w:r>
      <w:r w:rsidR="00184304">
        <w:t>Тестирование веб-сайта</w:t>
      </w:r>
    </w:p>
    <w:p w14:paraId="06B91A1F" w14:textId="7431FB68" w:rsidR="00336613" w:rsidRPr="004C1905" w:rsidRDefault="00162CAF" w:rsidP="00162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31ADE" wp14:editId="73AAA2BC">
            <wp:extent cx="6372225" cy="2235200"/>
            <wp:effectExtent l="0" t="0" r="9525" b="0"/>
            <wp:docPr id="15354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6A5">
        <w:rPr>
          <w:rFonts w:ascii="Times New Roman" w:hAnsi="Times New Roman" w:cs="Times New Roman"/>
          <w:sz w:val="28"/>
          <w:szCs w:val="28"/>
        </w:rPr>
        <w:t xml:space="preserve">Проверены </w:t>
      </w:r>
      <w:r w:rsidR="009C16A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C16A5" w:rsidRPr="009C16A5">
        <w:rPr>
          <w:rFonts w:ascii="Times New Roman" w:hAnsi="Times New Roman" w:cs="Times New Roman"/>
          <w:sz w:val="28"/>
          <w:szCs w:val="28"/>
        </w:rPr>
        <w:t xml:space="preserve"> </w:t>
      </w:r>
      <w:r w:rsidR="004E3F37">
        <w:rPr>
          <w:rFonts w:ascii="Times New Roman" w:hAnsi="Times New Roman" w:cs="Times New Roman"/>
          <w:sz w:val="28"/>
          <w:szCs w:val="28"/>
        </w:rPr>
        <w:t>файлы</w:t>
      </w:r>
      <w:r w:rsidR="003D1F86">
        <w:rPr>
          <w:rFonts w:ascii="Times New Roman" w:hAnsi="Times New Roman" w:cs="Times New Roman"/>
          <w:sz w:val="28"/>
          <w:szCs w:val="28"/>
        </w:rPr>
        <w:t xml:space="preserve"> проекта </w:t>
      </w:r>
      <w:r w:rsidR="002A5D51">
        <w:rPr>
          <w:rFonts w:ascii="Times New Roman" w:hAnsi="Times New Roman" w:cs="Times New Roman"/>
          <w:sz w:val="28"/>
          <w:szCs w:val="28"/>
        </w:rPr>
        <w:t xml:space="preserve">на валидность с помощью сайта для проверки </w:t>
      </w:r>
      <w:r w:rsidR="002A5D51" w:rsidRPr="002A5D51">
        <w:rPr>
          <w:rFonts w:ascii="Times New Roman" w:hAnsi="Times New Roman" w:cs="Times New Roman"/>
          <w:sz w:val="28"/>
          <w:szCs w:val="28"/>
        </w:rPr>
        <w:t xml:space="preserve">The W3C </w:t>
      </w:r>
      <w:proofErr w:type="spellStart"/>
      <w:r w:rsidR="002A5D51" w:rsidRPr="002A5D5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="002A5D51" w:rsidRPr="002A5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5D51" w:rsidRPr="002A5D51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="002A5D51" w:rsidRPr="002A5D51">
        <w:rPr>
          <w:rFonts w:ascii="Times New Roman" w:hAnsi="Times New Roman" w:cs="Times New Roman"/>
          <w:sz w:val="28"/>
          <w:szCs w:val="28"/>
        </w:rPr>
        <w:t xml:space="preserve"> Service:</w:t>
      </w:r>
    </w:p>
    <w:p w14:paraId="5CD432FC" w14:textId="4D7B3B17" w:rsidR="007E3059" w:rsidRDefault="004C1905" w:rsidP="000C3AE9">
      <w:pPr>
        <w:spacing w:after="0"/>
        <w:ind w:left="-709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905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 4.1 – Проверка главной страницы сайта на валидность</w:t>
      </w:r>
    </w:p>
    <w:p w14:paraId="0B96C371" w14:textId="77777777" w:rsidR="00F769B8" w:rsidRPr="004C1905" w:rsidRDefault="00F769B8" w:rsidP="00E57CB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4F25E" w14:textId="4556C9AE" w:rsidR="00C22763" w:rsidRDefault="00B118C3" w:rsidP="00B118C3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Адаптивный дизайн сайта</w:t>
      </w:r>
    </w:p>
    <w:p w14:paraId="49C12922" w14:textId="77777777" w:rsidR="002C75FE" w:rsidRPr="002C75FE" w:rsidRDefault="002C75FE" w:rsidP="002C75FE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C75FE">
        <w:rPr>
          <w:rFonts w:ascii="Times New Roman" w:hAnsi="Times New Roman" w:cs="Times New Roman"/>
          <w:sz w:val="28"/>
          <w:szCs w:val="28"/>
          <w:lang w:val="ru-BY"/>
        </w:rPr>
        <w:t>Тестирование адаптивности проводилось с целью обеспечения корректного отображения сайта на устройствах с различной шириной экрана. В ходе проверки были протестированы три контрольные точки, определённые при разработке макета.</w:t>
      </w:r>
    </w:p>
    <w:p w14:paraId="1253E428" w14:textId="77777777" w:rsidR="002C75FE" w:rsidRPr="002C75FE" w:rsidRDefault="002C75FE" w:rsidP="002C75FE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C75FE">
        <w:rPr>
          <w:rFonts w:ascii="Times New Roman" w:hAnsi="Times New Roman" w:cs="Times New Roman"/>
          <w:sz w:val="28"/>
          <w:szCs w:val="28"/>
          <w:lang w:val="ru-BY"/>
        </w:rPr>
        <w:t xml:space="preserve">На экранах шириной до 500 пикселей (мобильные устройства) навигационное меню сворачивается в «гамбургер», работающий на базе </w:t>
      </w:r>
      <w:proofErr w:type="spellStart"/>
      <w:r w:rsidRPr="002C75FE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2C75F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C75FE">
        <w:rPr>
          <w:rFonts w:ascii="Times New Roman" w:hAnsi="Times New Roman" w:cs="Times New Roman"/>
          <w:sz w:val="28"/>
          <w:szCs w:val="28"/>
          <w:lang w:val="ru-BY"/>
        </w:rPr>
        <w:t>Hack</w:t>
      </w:r>
      <w:proofErr w:type="spellEnd"/>
      <w:r w:rsidRPr="002C75FE">
        <w:rPr>
          <w:rFonts w:ascii="Times New Roman" w:hAnsi="Times New Roman" w:cs="Times New Roman"/>
          <w:sz w:val="28"/>
          <w:szCs w:val="28"/>
          <w:lang w:val="ru-BY"/>
        </w:rPr>
        <w:t xml:space="preserve">, карточки услуг и новостей выстраиваются в одну колонку, а формы регистрации адаптируются по ширине для исключения горизонтальной прокрутки. Таблицы с расписанием в разделах бассейна и фитнеса помещены в специальные контейнеры с </w:t>
      </w:r>
      <w:proofErr w:type="spellStart"/>
      <w:r w:rsidRPr="002C75FE">
        <w:rPr>
          <w:rFonts w:ascii="Times New Roman" w:hAnsi="Times New Roman" w:cs="Times New Roman"/>
          <w:sz w:val="28"/>
          <w:szCs w:val="28"/>
          <w:lang w:val="ru-BY"/>
        </w:rPr>
        <w:t>overflow</w:t>
      </w:r>
      <w:proofErr w:type="spellEnd"/>
      <w:r w:rsidRPr="002C75FE">
        <w:rPr>
          <w:rFonts w:ascii="Times New Roman" w:hAnsi="Times New Roman" w:cs="Times New Roman"/>
          <w:sz w:val="28"/>
          <w:szCs w:val="28"/>
          <w:lang w:val="ru-BY"/>
        </w:rPr>
        <w:t xml:space="preserve">-x: </w:t>
      </w:r>
      <w:proofErr w:type="spellStart"/>
      <w:r w:rsidRPr="002C75FE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2C75FE">
        <w:rPr>
          <w:rFonts w:ascii="Times New Roman" w:hAnsi="Times New Roman" w:cs="Times New Roman"/>
          <w:sz w:val="28"/>
          <w:szCs w:val="28"/>
          <w:lang w:val="ru-BY"/>
        </w:rPr>
        <w:t>, что позволяет просматривать данные без деформации общего макета.</w:t>
      </w:r>
    </w:p>
    <w:p w14:paraId="37648E1A" w14:textId="77777777" w:rsidR="002C75FE" w:rsidRPr="002C75FE" w:rsidRDefault="002C75FE" w:rsidP="002C75FE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C75FE">
        <w:rPr>
          <w:rFonts w:ascii="Times New Roman" w:hAnsi="Times New Roman" w:cs="Times New Roman"/>
          <w:sz w:val="28"/>
          <w:szCs w:val="28"/>
          <w:lang w:val="ru-BY"/>
        </w:rPr>
        <w:t>На экранах от 501 до 768 пикселей (планшеты) меню остаётся скрытым, но сетки карточек и преимуществ перестраиваются в две колонки, что оптимально использует доступное пространство. На экранах от 1100 пикселей и выше (десктопы) отображается полноразмерная версия сайта с развёрнутым горизонтальным меню и сеткой карточек в три или четыре колонки.</w:t>
      </w:r>
    </w:p>
    <w:p w14:paraId="27AC3E6F" w14:textId="77777777" w:rsidR="002C75FE" w:rsidRPr="002C75FE" w:rsidRDefault="002C75FE" w:rsidP="002C75FE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C75FE">
        <w:rPr>
          <w:rFonts w:ascii="Times New Roman" w:hAnsi="Times New Roman" w:cs="Times New Roman"/>
          <w:sz w:val="28"/>
          <w:szCs w:val="28"/>
          <w:lang w:val="ru-BY"/>
        </w:rPr>
        <w:t>В ходе тестирования визуальных искажений или наложений элементов выявлено не было. Все текстовые блоки сохраняют высокую контрастность и читаемость, а кнопки и другие интерактивные элементы имеют достаточный размер для комфортного нажатия на сенсорных дисплеях.</w:t>
      </w:r>
    </w:p>
    <w:p w14:paraId="58781CA0" w14:textId="12EF10FA" w:rsidR="006E48B0" w:rsidRPr="002C75FE" w:rsidRDefault="006E48B0" w:rsidP="0009120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786AFB0B" w14:textId="77777777" w:rsidR="006E48B0" w:rsidRDefault="006E48B0" w:rsidP="003B583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4CF2D" w14:textId="77777777" w:rsidR="006E48B0" w:rsidRPr="006E48B0" w:rsidRDefault="006E48B0" w:rsidP="006E48B0">
      <w:pPr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48B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4.2. </w:t>
      </w:r>
      <w:proofErr w:type="spellStart"/>
      <w:r w:rsidRPr="006E48B0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6E48B0">
        <w:rPr>
          <w:rFonts w:ascii="Times New Roman" w:hAnsi="Times New Roman" w:cs="Times New Roman"/>
          <w:b/>
          <w:bCs/>
          <w:sz w:val="28"/>
          <w:szCs w:val="28"/>
        </w:rPr>
        <w:t xml:space="preserve"> веб-сайта</w:t>
      </w:r>
    </w:p>
    <w:p w14:paraId="67D16F94" w14:textId="77777777" w:rsidR="003A179D" w:rsidRPr="003A179D" w:rsidRDefault="003A179D" w:rsidP="003A179D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3A179D">
        <w:rPr>
          <w:rFonts w:ascii="Times New Roman" w:hAnsi="Times New Roman" w:cs="Times New Roman"/>
          <w:sz w:val="28"/>
          <w:szCs w:val="28"/>
          <w:lang w:val="ru-BY"/>
        </w:rPr>
        <w:t xml:space="preserve">Тестирование проводилось в браузерах Google </w:t>
      </w:r>
      <w:proofErr w:type="spellStart"/>
      <w:r w:rsidRPr="003A179D">
        <w:rPr>
          <w:rFonts w:ascii="Times New Roman" w:hAnsi="Times New Roman" w:cs="Times New Roman"/>
          <w:sz w:val="28"/>
          <w:szCs w:val="28"/>
          <w:lang w:val="ru-BY"/>
        </w:rPr>
        <w:t>Chrome</w:t>
      </w:r>
      <w:proofErr w:type="spellEnd"/>
      <w:r w:rsidRPr="003A179D">
        <w:rPr>
          <w:rFonts w:ascii="Times New Roman" w:hAnsi="Times New Roman" w:cs="Times New Roman"/>
          <w:sz w:val="28"/>
          <w:szCs w:val="28"/>
          <w:lang w:val="ru-BY"/>
        </w:rPr>
        <w:t xml:space="preserve">, Microsoft Edge и Firefox для подтверждения стабильной работы интерфейса. В ходе проверки оценивалось корректное отображение CSS3-стилей, работа анимаций, выполнение JavaScript-сценариев и парсинг XML-данных через </w:t>
      </w:r>
      <w:proofErr w:type="spellStart"/>
      <w:r w:rsidRPr="003A179D">
        <w:rPr>
          <w:rFonts w:ascii="Times New Roman" w:hAnsi="Times New Roman" w:cs="Times New Roman"/>
          <w:sz w:val="28"/>
          <w:szCs w:val="28"/>
          <w:lang w:val="ru-BY"/>
        </w:rPr>
        <w:t>XMLHttpRequest</w:t>
      </w:r>
      <w:proofErr w:type="spellEnd"/>
      <w:r w:rsidRPr="003A179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8B25CDA" w14:textId="77777777" w:rsidR="003A179D" w:rsidRPr="003A179D" w:rsidRDefault="003A179D" w:rsidP="003A179D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3A179D">
        <w:rPr>
          <w:rFonts w:ascii="Times New Roman" w:hAnsi="Times New Roman" w:cs="Times New Roman"/>
          <w:sz w:val="28"/>
          <w:szCs w:val="28"/>
          <w:lang w:val="ru-BY"/>
        </w:rPr>
        <w:t xml:space="preserve">Для обеспечения единообразной работы во всех средах использовалось расширение Live Server. Дополнительно пройдена проверка через сервис W3C </w:t>
      </w:r>
      <w:proofErr w:type="spellStart"/>
      <w:r w:rsidRPr="003A179D">
        <w:rPr>
          <w:rFonts w:ascii="Times New Roman" w:hAnsi="Times New Roman" w:cs="Times New Roman"/>
          <w:sz w:val="28"/>
          <w:szCs w:val="28"/>
          <w:lang w:val="ru-BY"/>
        </w:rPr>
        <w:t>Markup</w:t>
      </w:r>
      <w:proofErr w:type="spellEnd"/>
      <w:r w:rsidRPr="003A179D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A179D">
        <w:rPr>
          <w:rFonts w:ascii="Times New Roman" w:hAnsi="Times New Roman" w:cs="Times New Roman"/>
          <w:sz w:val="28"/>
          <w:szCs w:val="28"/>
          <w:lang w:val="ru-BY"/>
        </w:rPr>
        <w:t>Validation</w:t>
      </w:r>
      <w:proofErr w:type="spellEnd"/>
      <w:r w:rsidRPr="003A179D">
        <w:rPr>
          <w:rFonts w:ascii="Times New Roman" w:hAnsi="Times New Roman" w:cs="Times New Roman"/>
          <w:sz w:val="28"/>
          <w:szCs w:val="28"/>
          <w:lang w:val="ru-BY"/>
        </w:rPr>
        <w:t xml:space="preserve"> Service: критических ошибок в разметке не обнаружено, что подтверждает соответствие кода стандартам HTML5. Итоговые CSS-файлы также проверены на отсутствие синтаксических ошибок после компиляции из SCSS.</w:t>
      </w:r>
    </w:p>
    <w:p w14:paraId="77749B00" w14:textId="77777777" w:rsidR="00330880" w:rsidRPr="00330880" w:rsidRDefault="00330880" w:rsidP="00330880">
      <w:pPr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30880">
        <w:rPr>
          <w:rFonts w:ascii="Times New Roman" w:hAnsi="Times New Roman" w:cs="Times New Roman"/>
          <w:b/>
          <w:bCs/>
          <w:sz w:val="28"/>
          <w:szCs w:val="28"/>
        </w:rPr>
        <w:t>4.3. Руководство пользователя</w:t>
      </w:r>
    </w:p>
    <w:p w14:paraId="30BC52DF" w14:textId="77777777" w:rsidR="00F16E1E" w:rsidRPr="00F16E1E" w:rsidRDefault="00F16E1E" w:rsidP="00F16E1E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16E1E">
        <w:rPr>
          <w:rFonts w:ascii="Times New Roman" w:hAnsi="Times New Roman" w:cs="Times New Roman"/>
          <w:sz w:val="28"/>
          <w:szCs w:val="28"/>
          <w:lang w:val="ru-BY"/>
        </w:rPr>
        <w:t>Для работы с сайтом «</w:t>
      </w:r>
      <w:proofErr w:type="spellStart"/>
      <w:r w:rsidRPr="00F16E1E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F16E1E">
        <w:rPr>
          <w:rFonts w:ascii="Times New Roman" w:hAnsi="Times New Roman" w:cs="Times New Roman"/>
          <w:sz w:val="28"/>
          <w:szCs w:val="28"/>
          <w:lang w:val="ru-BY"/>
        </w:rPr>
        <w:t>» не требуется специальных навыков. Пользователь начинает знакомство с главной страницы, где представлены новости и основные направления комплекса. Для записи на занятия необходимо выполнить следующие действия:</w:t>
      </w:r>
    </w:p>
    <w:p w14:paraId="43C410F3" w14:textId="77777777" w:rsidR="00F16E1E" w:rsidRPr="00F16E1E" w:rsidRDefault="00F16E1E" w:rsidP="00F16E1E">
      <w:pPr>
        <w:spacing w:before="360" w:after="24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16E1E">
        <w:rPr>
          <w:rFonts w:ascii="Times New Roman" w:hAnsi="Times New Roman" w:cs="Times New Roman"/>
          <w:sz w:val="28"/>
          <w:szCs w:val="28"/>
          <w:lang w:val="ru-BY"/>
        </w:rPr>
        <w:t>Выбрать интересующий раздел (Тренажерный зал, Бассейн или Фитнес) через навигационное меню, ознакомиться с расписанием и доступными тарифами. Нажать кнопку выбора абонемента для перехода к странице регистрации. В «Анкете клиента» заполнить контактные данные, указать направление и возрастную группу. При активации полей срабатывает визуальная подсветка для удобства ввода. После нажатия кнопки «Зарегистрироваться» система выведет уведомление об успешной отправке заявки.</w:t>
      </w:r>
    </w:p>
    <w:p w14:paraId="4555079A" w14:textId="77777777" w:rsidR="002A79DB" w:rsidRPr="002A79DB" w:rsidRDefault="002A79DB" w:rsidP="002A79DB">
      <w:pPr>
        <w:spacing w:before="36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A79DB">
        <w:rPr>
          <w:rFonts w:ascii="Times New Roman" w:hAnsi="Times New Roman" w:cs="Times New Roman"/>
          <w:b/>
          <w:bCs/>
          <w:sz w:val="28"/>
          <w:szCs w:val="28"/>
        </w:rPr>
        <w:t>4.4. Выводы</w:t>
      </w:r>
    </w:p>
    <w:p w14:paraId="1541D943" w14:textId="77777777" w:rsidR="0029324B" w:rsidRPr="0029324B" w:rsidRDefault="0029324B" w:rsidP="0029324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9324B">
        <w:rPr>
          <w:rFonts w:ascii="Times New Roman" w:hAnsi="Times New Roman" w:cs="Times New Roman"/>
          <w:sz w:val="28"/>
          <w:szCs w:val="28"/>
          <w:lang w:val="ru-BY"/>
        </w:rPr>
        <w:t>В ходе тестирования веб-сайта «</w:t>
      </w:r>
      <w:proofErr w:type="spellStart"/>
      <w:r w:rsidRPr="0029324B">
        <w:rPr>
          <w:rFonts w:ascii="Times New Roman" w:hAnsi="Times New Roman" w:cs="Times New Roman"/>
          <w:sz w:val="28"/>
          <w:szCs w:val="28"/>
          <w:lang w:val="ru-BY"/>
        </w:rPr>
        <w:t>ВитаФит</w:t>
      </w:r>
      <w:proofErr w:type="spellEnd"/>
      <w:r w:rsidRPr="0029324B">
        <w:rPr>
          <w:rFonts w:ascii="Times New Roman" w:hAnsi="Times New Roman" w:cs="Times New Roman"/>
          <w:sz w:val="28"/>
          <w:szCs w:val="28"/>
          <w:lang w:val="ru-BY"/>
        </w:rPr>
        <w:t xml:space="preserve">» были подтверждены основные функциональные и технические характеристики проекта. Адаптивная вёрстка корректно отображается на всех целевых устройствах, обеспечивая удобный доступ к информации о тренировках и расписании независимо от размера экрана. </w:t>
      </w:r>
      <w:proofErr w:type="spellStart"/>
      <w:r w:rsidRPr="0029324B">
        <w:rPr>
          <w:rFonts w:ascii="Times New Roman" w:hAnsi="Times New Roman" w:cs="Times New Roman"/>
          <w:sz w:val="28"/>
          <w:szCs w:val="28"/>
          <w:lang w:val="ru-BY"/>
        </w:rPr>
        <w:t>Кроссбраузерность</w:t>
      </w:r>
      <w:proofErr w:type="spellEnd"/>
      <w:r w:rsidRPr="0029324B">
        <w:rPr>
          <w:rFonts w:ascii="Times New Roman" w:hAnsi="Times New Roman" w:cs="Times New Roman"/>
          <w:sz w:val="28"/>
          <w:szCs w:val="28"/>
          <w:lang w:val="ru-BY"/>
        </w:rPr>
        <w:t xml:space="preserve"> гарантирует стабильную работу сайта для пользователей различных платформ и современных веб-обозревателей.</w:t>
      </w:r>
    </w:p>
    <w:p w14:paraId="1A38A34D" w14:textId="77777777" w:rsidR="0029324B" w:rsidRPr="0029324B" w:rsidRDefault="0029324B" w:rsidP="0029324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9324B">
        <w:rPr>
          <w:rFonts w:ascii="Times New Roman" w:hAnsi="Times New Roman" w:cs="Times New Roman"/>
          <w:sz w:val="28"/>
          <w:szCs w:val="28"/>
          <w:lang w:val="ru-BY"/>
        </w:rPr>
        <w:t xml:space="preserve">Валидация кода через сервис W3C подтвердила полное соответствие стандартам HTML5 и CSS3. Сценарии использования, описанные в руководстве пользователя, выполняются без ошибок: интерактивные элементы (кнопки, ссылки, бургер-меню) корректно реагируют на действия пользователя, данные об услугах и </w:t>
      </w:r>
      <w:r w:rsidRPr="0029324B">
        <w:rPr>
          <w:rFonts w:ascii="Times New Roman" w:hAnsi="Times New Roman" w:cs="Times New Roman"/>
          <w:sz w:val="28"/>
          <w:szCs w:val="28"/>
          <w:lang w:val="ru-BY"/>
        </w:rPr>
        <w:lastRenderedPageBreak/>
        <w:t>новостях успешно загружаются из XML-файла, а форма регистрации обеспечивает базовую проверку вводимых контактных данных.</w:t>
      </w:r>
    </w:p>
    <w:p w14:paraId="139A70C3" w14:textId="1F79F578" w:rsidR="00986592" w:rsidRDefault="002A79DB" w:rsidP="009E28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A79DB">
        <w:rPr>
          <w:rFonts w:ascii="Times New Roman" w:hAnsi="Times New Roman" w:cs="Times New Roman"/>
          <w:sz w:val="28"/>
          <w:szCs w:val="28"/>
        </w:rPr>
        <w:t>Все требования технического задания по тестированию выполнены. Сайт готов к размещению на хостинге и дальнейшей эксплуатации. Выявленные в процессе разработки мелкие недочёты были устранены до финальной сборки проекта.</w:t>
      </w:r>
    </w:p>
    <w:p w14:paraId="24CABCE2" w14:textId="77777777" w:rsidR="00986592" w:rsidRDefault="009865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C41583" w14:textId="0C949108" w:rsidR="002A79DB" w:rsidRDefault="00E402CA" w:rsidP="00E402CA">
      <w:pPr>
        <w:pStyle w:val="1"/>
        <w:ind w:firstLine="709"/>
      </w:pPr>
      <w:r w:rsidRPr="00E402CA">
        <w:lastRenderedPageBreak/>
        <w:t>Заключение</w:t>
      </w:r>
    </w:p>
    <w:p w14:paraId="714B7ACF" w14:textId="77777777" w:rsidR="00C51C9D" w:rsidRPr="00C51C9D" w:rsidRDefault="00C51C9D" w:rsidP="00C51C9D">
      <w:pPr>
        <w:pStyle w:val="1"/>
        <w:ind w:firstLine="709"/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В ходе выполнения курсового проекта был разработан полноценный адаптивный веб-сайт «</w:t>
      </w:r>
      <w:proofErr w:type="spellStart"/>
      <w:r w:rsidRPr="00C51C9D">
        <w:rPr>
          <w:rFonts w:cs="Times New Roman"/>
          <w:b w:val="0"/>
          <w:bCs/>
          <w:szCs w:val="28"/>
          <w:lang w:val="ru-BY"/>
        </w:rPr>
        <w:t>ВитаФит</w:t>
      </w:r>
      <w:proofErr w:type="spellEnd"/>
      <w:r w:rsidRPr="00C51C9D">
        <w:rPr>
          <w:rFonts w:cs="Times New Roman"/>
          <w:b w:val="0"/>
          <w:bCs/>
          <w:szCs w:val="28"/>
          <w:lang w:val="ru-BY"/>
        </w:rPr>
        <w:t>», который соответствует всем требованиям технического задания. В результате работы я закрепил навыки вёрстки на HTML5, стилизации через SCSS и CSS3, программирования на JavaScript, а также работы с XML для хранения данных.</w:t>
      </w:r>
    </w:p>
    <w:p w14:paraId="77B34B43" w14:textId="77777777" w:rsidR="00C51C9D" w:rsidRPr="00C51C9D" w:rsidRDefault="00C51C9D" w:rsidP="00C51C9D">
      <w:pPr>
        <w:pStyle w:val="1"/>
        <w:ind w:firstLine="709"/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Основные результаты проекта:</w:t>
      </w:r>
    </w:p>
    <w:p w14:paraId="345B311E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Реализована семантическая разметка всех шести страниц сайта с использованием тегов HTML5;</w:t>
      </w:r>
    </w:p>
    <w:p w14:paraId="29781568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Настроена модульная система стилей через SCSS с применением переменных для цветов, шрифтов и отступов;</w:t>
      </w:r>
    </w:p>
    <w:p w14:paraId="7ED9F186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Разработан XML-файл для хранения информации о направлениях комплекса и новостях с последующим парсингом через JavaScript;</w:t>
      </w:r>
    </w:p>
    <w:p w14:paraId="0A138B1B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Создан минималистичный логотип в формате SVG, встроенный непосредственно в код страниц;</w:t>
      </w:r>
    </w:p>
    <w:p w14:paraId="2ACC542A" w14:textId="163326B0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Реализованы интерактивные таблицы расписания тренировок с поддержкой адаптивно</w:t>
      </w:r>
      <w:r w:rsidR="002C4608">
        <w:rPr>
          <w:rFonts w:cs="Times New Roman"/>
          <w:b w:val="0"/>
          <w:bCs/>
          <w:szCs w:val="28"/>
          <w:lang w:val="ru-BY"/>
        </w:rPr>
        <w:t>й прокрутки</w:t>
      </w:r>
      <w:r w:rsidRPr="00C51C9D">
        <w:rPr>
          <w:rFonts w:cs="Times New Roman"/>
          <w:b w:val="0"/>
          <w:bCs/>
          <w:szCs w:val="28"/>
          <w:lang w:val="ru-BY"/>
        </w:rPr>
        <w:t>;</w:t>
      </w:r>
    </w:p>
    <w:p w14:paraId="7BC5A26D" w14:textId="7BF13FA2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Разработана форма регистрации клиентов с использованием специфических типов</w:t>
      </w:r>
      <w:r w:rsidR="002C4608">
        <w:rPr>
          <w:rFonts w:cs="Times New Roman"/>
          <w:b w:val="0"/>
          <w:bCs/>
          <w:szCs w:val="28"/>
          <w:lang w:val="ru-BY"/>
        </w:rPr>
        <w:t xml:space="preserve"> полей ввода</w:t>
      </w:r>
      <w:r w:rsidRPr="00C51C9D">
        <w:rPr>
          <w:rFonts w:cs="Times New Roman"/>
          <w:b w:val="0"/>
          <w:bCs/>
          <w:szCs w:val="28"/>
          <w:lang w:val="ru-BY"/>
        </w:rPr>
        <w:t xml:space="preserve"> и визуальной обратной связью;</w:t>
      </w:r>
    </w:p>
    <w:p w14:paraId="67F52143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Настроена система динамической генерации карточек услуг и новостных блоков на главной странице;</w:t>
      </w:r>
    </w:p>
    <w:p w14:paraId="4209F64F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Проведено тестирование адаптивности на трёх контрольных точках (500px, 768px, 1100px);</w:t>
      </w:r>
    </w:p>
    <w:p w14:paraId="133B0EEA" w14:textId="77777777" w:rsidR="00C51C9D" w:rsidRPr="00C51C9D" w:rsidRDefault="00C51C9D" w:rsidP="00C51C9D">
      <w:pPr>
        <w:pStyle w:val="1"/>
        <w:numPr>
          <w:ilvl w:val="0"/>
          <w:numId w:val="38"/>
        </w:numPr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 xml:space="preserve">Обеспечена </w:t>
      </w:r>
      <w:proofErr w:type="spellStart"/>
      <w:r w:rsidRPr="00C51C9D">
        <w:rPr>
          <w:rFonts w:cs="Times New Roman"/>
          <w:b w:val="0"/>
          <w:bCs/>
          <w:szCs w:val="28"/>
          <w:lang w:val="ru-BY"/>
        </w:rPr>
        <w:t>кроссбраузерная</w:t>
      </w:r>
      <w:proofErr w:type="spellEnd"/>
      <w:r w:rsidRPr="00C51C9D">
        <w:rPr>
          <w:rFonts w:cs="Times New Roman"/>
          <w:b w:val="0"/>
          <w:bCs/>
          <w:szCs w:val="28"/>
          <w:lang w:val="ru-BY"/>
        </w:rPr>
        <w:t xml:space="preserve"> совместимость и высокая производительность анимаций интерфейса;</w:t>
      </w:r>
    </w:p>
    <w:p w14:paraId="3B44EAAE" w14:textId="77777777" w:rsidR="00C51C9D" w:rsidRPr="00C51C9D" w:rsidRDefault="00C51C9D" w:rsidP="00C51C9D">
      <w:pPr>
        <w:pStyle w:val="1"/>
        <w:ind w:firstLine="709"/>
        <w:rPr>
          <w:rFonts w:cs="Times New Roman"/>
          <w:b w:val="0"/>
          <w:bCs/>
          <w:szCs w:val="28"/>
          <w:lang w:val="ru-BY"/>
        </w:rPr>
      </w:pPr>
      <w:r w:rsidRPr="00C51C9D">
        <w:rPr>
          <w:rFonts w:cs="Times New Roman"/>
          <w:b w:val="0"/>
          <w:bCs/>
          <w:szCs w:val="28"/>
          <w:lang w:val="ru-BY"/>
        </w:rPr>
        <w:t>Сайт полностью функционален: пользователь может ознакомиться с инфраструктурой комплекса, изучить актуальные новости, выбрать подходящий тариф и отправить заявку на регистрацию. Интерфейс адаптирован под все типы устройств, код соответствует современным веб-стандартам.</w:t>
      </w:r>
    </w:p>
    <w:p w14:paraId="7205AB8E" w14:textId="7F421791" w:rsidR="00416BA5" w:rsidRDefault="00BA005C" w:rsidP="00D47C43">
      <w:pPr>
        <w:pStyle w:val="1"/>
        <w:ind w:firstLine="709"/>
      </w:pPr>
      <w:r w:rsidRPr="00FD57CD">
        <w:lastRenderedPageBreak/>
        <w:t>Список используемых источников</w:t>
      </w:r>
    </w:p>
    <w:p w14:paraId="073DA9D2" w14:textId="0D47972E" w:rsidR="00AC65D9" w:rsidRDefault="00AC65D9" w:rsidP="00697B67">
      <w:pPr>
        <w:pStyle w:val="a7"/>
        <w:numPr>
          <w:ilvl w:val="0"/>
          <w:numId w:val="16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Figma</w:t>
      </w:r>
      <w:r w:rsidRPr="00AC65D9">
        <w:rPr>
          <w:rFonts w:cs="Times New Roman"/>
          <w:szCs w:val="28"/>
        </w:rPr>
        <w:t xml:space="preserve"> [Электронный ресурс] // </w:t>
      </w:r>
      <w:r>
        <w:rPr>
          <w:rFonts w:cs="Times New Roman"/>
          <w:szCs w:val="28"/>
          <w:lang w:val="en-US"/>
        </w:rPr>
        <w:t>Figma</w:t>
      </w:r>
      <w:r w:rsidRPr="00AC65D9">
        <w:rPr>
          <w:rFonts w:cs="Times New Roman"/>
          <w:szCs w:val="28"/>
        </w:rPr>
        <w:t xml:space="preserve"> Inc. – Режим доступа:</w:t>
      </w:r>
      <w:r w:rsidR="00EF526B" w:rsidRPr="00EF526B">
        <w:rPr>
          <w:rFonts w:cs="Times New Roman"/>
          <w:szCs w:val="28"/>
        </w:rPr>
        <w:t xml:space="preserve"> </w:t>
      </w:r>
      <w:r w:rsidR="00EF526B" w:rsidRPr="00EF526B">
        <w:rPr>
          <w:rFonts w:cs="Times New Roman"/>
          <w:szCs w:val="28"/>
          <w:lang w:val="en-US"/>
        </w:rPr>
        <w:t>https</w:t>
      </w:r>
      <w:r w:rsidR="00EF526B" w:rsidRPr="00EF526B">
        <w:rPr>
          <w:rFonts w:cs="Times New Roman"/>
          <w:szCs w:val="28"/>
        </w:rPr>
        <w:t>://</w:t>
      </w:r>
      <w:r w:rsidR="00EF526B" w:rsidRPr="00EF526B">
        <w:rPr>
          <w:rFonts w:cs="Times New Roman"/>
          <w:szCs w:val="28"/>
          <w:lang w:val="en-US"/>
        </w:rPr>
        <w:t>www</w:t>
      </w:r>
      <w:r w:rsidR="00EF526B" w:rsidRPr="00EF526B">
        <w:rPr>
          <w:rFonts w:cs="Times New Roman"/>
          <w:szCs w:val="28"/>
        </w:rPr>
        <w:t>.</w:t>
      </w:r>
      <w:proofErr w:type="spellStart"/>
      <w:r w:rsidR="00EF526B" w:rsidRPr="00EF526B">
        <w:rPr>
          <w:rFonts w:cs="Times New Roman"/>
          <w:szCs w:val="28"/>
          <w:lang w:val="en-US"/>
        </w:rPr>
        <w:t>figma</w:t>
      </w:r>
      <w:proofErr w:type="spellEnd"/>
      <w:r w:rsidR="00EF526B" w:rsidRPr="00EF526B">
        <w:rPr>
          <w:rFonts w:cs="Times New Roman"/>
          <w:szCs w:val="28"/>
        </w:rPr>
        <w:t>.</w:t>
      </w:r>
      <w:r w:rsidR="00EF526B" w:rsidRPr="00EF526B">
        <w:rPr>
          <w:rFonts w:cs="Times New Roman"/>
          <w:szCs w:val="28"/>
          <w:lang w:val="en-US"/>
        </w:rPr>
        <w:t>com</w:t>
      </w:r>
      <w:r w:rsidR="00EF526B" w:rsidRPr="00EF526B">
        <w:rPr>
          <w:rFonts w:cs="Times New Roman"/>
          <w:szCs w:val="28"/>
        </w:rPr>
        <w:t>/</w:t>
      </w:r>
      <w:r w:rsidR="00EF526B" w:rsidRPr="00EF526B">
        <w:rPr>
          <w:rFonts w:cs="Times New Roman"/>
          <w:szCs w:val="28"/>
          <w:lang w:val="en-US"/>
        </w:rPr>
        <w:t>make</w:t>
      </w:r>
      <w:r w:rsidR="00EF526B" w:rsidRPr="00EF526B">
        <w:rPr>
          <w:rFonts w:cs="Times New Roman"/>
          <w:szCs w:val="28"/>
        </w:rPr>
        <w:t>/</w:t>
      </w:r>
      <w:proofErr w:type="spellStart"/>
      <w:r w:rsidR="00EF526B" w:rsidRPr="00EF526B">
        <w:rPr>
          <w:rFonts w:cs="Times New Roman"/>
          <w:szCs w:val="28"/>
          <w:lang w:val="en-US"/>
        </w:rPr>
        <w:t>dhjzX</w:t>
      </w:r>
      <w:proofErr w:type="spellEnd"/>
      <w:r w:rsidR="00EF526B" w:rsidRPr="00EF526B">
        <w:rPr>
          <w:rFonts w:cs="Times New Roman"/>
          <w:szCs w:val="28"/>
        </w:rPr>
        <w:t>8</w:t>
      </w:r>
      <w:r w:rsidR="00EF526B" w:rsidRPr="00EF526B">
        <w:rPr>
          <w:rFonts w:cs="Times New Roman"/>
          <w:szCs w:val="28"/>
          <w:lang w:val="en-US"/>
        </w:rPr>
        <w:t>n</w:t>
      </w:r>
      <w:r w:rsidR="00EF526B" w:rsidRPr="00EF526B">
        <w:rPr>
          <w:rFonts w:cs="Times New Roman"/>
          <w:szCs w:val="28"/>
        </w:rPr>
        <w:t>5</w:t>
      </w:r>
      <w:proofErr w:type="spellStart"/>
      <w:r w:rsidR="00EF526B" w:rsidRPr="00EF526B">
        <w:rPr>
          <w:rFonts w:cs="Times New Roman"/>
          <w:szCs w:val="28"/>
          <w:lang w:val="en-US"/>
        </w:rPr>
        <w:t>nYb</w:t>
      </w:r>
      <w:proofErr w:type="spellEnd"/>
      <w:r w:rsidR="00EF526B" w:rsidRPr="00EF526B">
        <w:rPr>
          <w:rFonts w:cs="Times New Roman"/>
          <w:szCs w:val="28"/>
        </w:rPr>
        <w:t>4</w:t>
      </w:r>
      <w:r w:rsidR="00EF526B" w:rsidRPr="00EF526B">
        <w:rPr>
          <w:rFonts w:cs="Times New Roman"/>
          <w:szCs w:val="28"/>
          <w:lang w:val="en-US"/>
        </w:rPr>
        <w:t>H</w:t>
      </w:r>
      <w:r w:rsidR="00EF526B" w:rsidRPr="00EF526B">
        <w:rPr>
          <w:rFonts w:cs="Times New Roman"/>
          <w:szCs w:val="28"/>
        </w:rPr>
        <w:t>4</w:t>
      </w:r>
      <w:proofErr w:type="spellStart"/>
      <w:r w:rsidR="00EF526B" w:rsidRPr="00EF526B">
        <w:rPr>
          <w:rFonts w:cs="Times New Roman"/>
          <w:szCs w:val="28"/>
          <w:lang w:val="en-US"/>
        </w:rPr>
        <w:t>jsXIoOHj</w:t>
      </w:r>
      <w:proofErr w:type="spellEnd"/>
      <w:r w:rsidR="00EF526B" w:rsidRPr="00EF526B">
        <w:rPr>
          <w:rFonts w:cs="Times New Roman"/>
          <w:szCs w:val="28"/>
        </w:rPr>
        <w:t>/</w:t>
      </w:r>
      <w:r w:rsidR="00EF526B" w:rsidRPr="00EF526B">
        <w:rPr>
          <w:rFonts w:cs="Times New Roman"/>
          <w:szCs w:val="28"/>
          <w:lang w:val="en-US"/>
        </w:rPr>
        <w:t>Health</w:t>
      </w:r>
      <w:r w:rsidR="00EF526B" w:rsidRPr="00EF526B">
        <w:rPr>
          <w:rFonts w:cs="Times New Roman"/>
          <w:szCs w:val="28"/>
        </w:rPr>
        <w:t>-</w:t>
      </w:r>
      <w:r w:rsidR="00EF526B" w:rsidRPr="00EF526B">
        <w:rPr>
          <w:rFonts w:cs="Times New Roman"/>
          <w:szCs w:val="28"/>
          <w:lang w:val="en-US"/>
        </w:rPr>
        <w:t>Complex</w:t>
      </w:r>
      <w:r w:rsidR="00EF526B" w:rsidRPr="00EF526B">
        <w:rPr>
          <w:rFonts w:cs="Times New Roman"/>
          <w:szCs w:val="28"/>
        </w:rPr>
        <w:t>-</w:t>
      </w:r>
      <w:r w:rsidR="00EF526B" w:rsidRPr="00EF526B">
        <w:rPr>
          <w:rFonts w:cs="Times New Roman"/>
          <w:szCs w:val="28"/>
          <w:lang w:val="en-US"/>
        </w:rPr>
        <w:t>Website</w:t>
      </w:r>
      <w:r w:rsidR="00EF526B" w:rsidRPr="00EF526B">
        <w:rPr>
          <w:rFonts w:cs="Times New Roman"/>
          <w:szCs w:val="28"/>
        </w:rPr>
        <w:t>?</w:t>
      </w:r>
      <w:r w:rsidR="00EF526B" w:rsidRPr="00EF526B">
        <w:rPr>
          <w:rFonts w:cs="Times New Roman"/>
          <w:szCs w:val="28"/>
          <w:lang w:val="en-US"/>
        </w:rPr>
        <w:t>p</w:t>
      </w:r>
      <w:r w:rsidR="00EF526B" w:rsidRPr="00EF526B">
        <w:rPr>
          <w:rFonts w:cs="Times New Roman"/>
          <w:szCs w:val="28"/>
        </w:rPr>
        <w:t>=</w:t>
      </w:r>
      <w:r w:rsidR="00EF526B" w:rsidRPr="00EF526B">
        <w:rPr>
          <w:rFonts w:cs="Times New Roman"/>
          <w:szCs w:val="28"/>
          <w:lang w:val="en-US"/>
        </w:rPr>
        <w:t>f</w:t>
      </w:r>
      <w:r w:rsidRPr="00AC65D9">
        <w:rPr>
          <w:rFonts w:cs="Times New Roman"/>
          <w:szCs w:val="28"/>
        </w:rPr>
        <w:t xml:space="preserve">. – Дата доступа: </w:t>
      </w:r>
      <w:r w:rsidR="00C30799" w:rsidRPr="00C30799">
        <w:rPr>
          <w:rFonts w:cs="Times New Roman"/>
          <w:szCs w:val="28"/>
        </w:rPr>
        <w:t>08</w:t>
      </w:r>
      <w:r w:rsidRPr="00AC65D9">
        <w:rPr>
          <w:rFonts w:cs="Times New Roman"/>
          <w:szCs w:val="28"/>
        </w:rPr>
        <w:t>.03.202</w:t>
      </w:r>
      <w:r w:rsidR="00A52F5D" w:rsidRPr="00A52F5D">
        <w:rPr>
          <w:rFonts w:cs="Times New Roman"/>
          <w:szCs w:val="28"/>
        </w:rPr>
        <w:t>6</w:t>
      </w:r>
      <w:r w:rsidRPr="00AC65D9">
        <w:rPr>
          <w:rFonts w:cs="Times New Roman"/>
          <w:szCs w:val="28"/>
        </w:rPr>
        <w:t>.</w:t>
      </w:r>
    </w:p>
    <w:p w14:paraId="1EFFBCB0" w14:textId="026BE88A" w:rsidR="003013F3" w:rsidRDefault="003013F3" w:rsidP="003013F3">
      <w:pPr>
        <w:pStyle w:val="a7"/>
        <w:numPr>
          <w:ilvl w:val="0"/>
          <w:numId w:val="16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Font</w:t>
      </w:r>
      <w:r w:rsidRPr="00301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Awesome</w:t>
      </w:r>
      <w:r w:rsidRPr="00301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Icons</w:t>
      </w:r>
      <w:r>
        <w:rPr>
          <w:rFonts w:cs="Times New Roman"/>
          <w:szCs w:val="28"/>
        </w:rPr>
        <w:t xml:space="preserve"> [Электронный ресурс] // Fontawesome.com. – Режим доступа: </w:t>
      </w:r>
      <w:hyperlink r:id="rId14" w:history="1">
        <w:r w:rsidRPr="003013F3">
          <w:rPr>
            <w:rStyle w:val="aa"/>
            <w:rFonts w:cs="Times New Roman"/>
            <w:color w:val="auto"/>
            <w:szCs w:val="28"/>
            <w:u w:val="none"/>
          </w:rPr>
          <w:t>https://fontawesome.com/icons</w:t>
        </w:r>
      </w:hyperlink>
      <w:r w:rsidRPr="00301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. – Дата доступа: 0</w:t>
      </w:r>
      <w:r w:rsidR="00AE275D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.04.2026.</w:t>
      </w:r>
    </w:p>
    <w:p w14:paraId="4BC60D96" w14:textId="77777777" w:rsidR="003013F3" w:rsidRPr="00AC65D9" w:rsidRDefault="003013F3" w:rsidP="003013F3">
      <w:pPr>
        <w:pStyle w:val="a7"/>
        <w:ind w:left="709" w:firstLine="0"/>
        <w:jc w:val="left"/>
        <w:rPr>
          <w:rFonts w:cs="Times New Roman"/>
          <w:szCs w:val="28"/>
        </w:rPr>
      </w:pPr>
    </w:p>
    <w:p w14:paraId="6BD11213" w14:textId="36DEDCD8" w:rsidR="008346EE" w:rsidRPr="008346EE" w:rsidRDefault="008346EE" w:rsidP="00697B67">
      <w:pPr>
        <w:pStyle w:val="a7"/>
        <w:numPr>
          <w:ilvl w:val="0"/>
          <w:numId w:val="16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GitHub</w:t>
      </w:r>
      <w:r w:rsidRPr="008346EE">
        <w:rPr>
          <w:rFonts w:cs="Times New Roman"/>
          <w:szCs w:val="28"/>
        </w:rPr>
        <w:t xml:space="preserve"> [Электронный ресурс] // </w:t>
      </w:r>
      <w:r>
        <w:rPr>
          <w:rFonts w:cs="Times New Roman"/>
          <w:szCs w:val="28"/>
          <w:lang w:val="en-US"/>
        </w:rPr>
        <w:t>GitHub</w:t>
      </w:r>
      <w:r w:rsidRPr="008346EE">
        <w:rPr>
          <w:rFonts w:cs="Times New Roman"/>
          <w:szCs w:val="28"/>
        </w:rPr>
        <w:t xml:space="preserve"> Inc. – Режим доступа: https://github.com/. – Дата доступа: 0</w:t>
      </w:r>
      <w:r w:rsidR="00E164C4" w:rsidRPr="003C1C0B">
        <w:rPr>
          <w:rFonts w:cs="Times New Roman"/>
          <w:szCs w:val="28"/>
        </w:rPr>
        <w:t>6</w:t>
      </w:r>
      <w:r w:rsidRPr="008346EE">
        <w:rPr>
          <w:rFonts w:cs="Times New Roman"/>
          <w:szCs w:val="28"/>
        </w:rPr>
        <w:t>.</w:t>
      </w:r>
      <w:r w:rsidR="00E164C4" w:rsidRPr="003C1C0B">
        <w:rPr>
          <w:rFonts w:cs="Times New Roman"/>
          <w:szCs w:val="28"/>
        </w:rPr>
        <w:t>12</w:t>
      </w:r>
      <w:r w:rsidRPr="008346EE">
        <w:rPr>
          <w:rFonts w:cs="Times New Roman"/>
          <w:szCs w:val="28"/>
        </w:rPr>
        <w:t>.2025.</w:t>
      </w:r>
    </w:p>
    <w:p w14:paraId="258F0DB6" w14:textId="466164AB" w:rsidR="00FD57CD" w:rsidRDefault="00556A9A" w:rsidP="00697B67">
      <w:pPr>
        <w:pStyle w:val="a7"/>
        <w:numPr>
          <w:ilvl w:val="0"/>
          <w:numId w:val="16"/>
        </w:numPr>
        <w:ind w:left="0" w:firstLine="709"/>
        <w:jc w:val="lef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fok</w:t>
      </w:r>
      <w:proofErr w:type="spellEnd"/>
      <w:r w:rsidRPr="00C34B98">
        <w:rPr>
          <w:rFonts w:cs="Times New Roman"/>
          <w:szCs w:val="28"/>
        </w:rPr>
        <w:t>1</w:t>
      </w:r>
      <w:r w:rsidR="00A52F5D" w:rsidRPr="00A52F5D">
        <w:rPr>
          <w:rFonts w:cs="Times New Roman"/>
          <w:szCs w:val="28"/>
        </w:rPr>
        <w:t>.by [Электронный ресурс] // Сайт</w:t>
      </w:r>
      <w:r w:rsidRPr="00C34B9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ФОК</w:t>
      </w:r>
      <w:r w:rsidR="00A52F5D" w:rsidRPr="00A52F5D">
        <w:rPr>
          <w:rFonts w:cs="Times New Roman"/>
          <w:szCs w:val="28"/>
        </w:rPr>
        <w:t>. – Режим доступа: https://</w:t>
      </w:r>
      <w:proofErr w:type="spellStart"/>
      <w:r w:rsidR="00C34B98">
        <w:rPr>
          <w:rFonts w:cs="Times New Roman"/>
          <w:szCs w:val="28"/>
          <w:lang w:val="en-US"/>
        </w:rPr>
        <w:t>fok</w:t>
      </w:r>
      <w:proofErr w:type="spellEnd"/>
      <w:r w:rsidR="00C34B98" w:rsidRPr="00C34B98">
        <w:rPr>
          <w:rFonts w:cs="Times New Roman"/>
          <w:szCs w:val="28"/>
        </w:rPr>
        <w:t>1</w:t>
      </w:r>
      <w:r w:rsidR="00A52F5D" w:rsidRPr="00A52F5D">
        <w:rPr>
          <w:rFonts w:cs="Times New Roman"/>
          <w:szCs w:val="28"/>
        </w:rPr>
        <w:t>.by/. – Дата доступа: 0</w:t>
      </w:r>
      <w:r w:rsidR="00C34B98" w:rsidRPr="00C34B98">
        <w:rPr>
          <w:rFonts w:cs="Times New Roman"/>
          <w:szCs w:val="28"/>
        </w:rPr>
        <w:t>8</w:t>
      </w:r>
      <w:r w:rsidR="00A52F5D" w:rsidRPr="00A52F5D">
        <w:rPr>
          <w:rFonts w:cs="Times New Roman"/>
          <w:szCs w:val="28"/>
        </w:rPr>
        <w:t>.03.2025</w:t>
      </w:r>
    </w:p>
    <w:p w14:paraId="47B61F63" w14:textId="77777777" w:rsidR="00C82CB7" w:rsidRDefault="00B90F42" w:rsidP="00C82CB7">
      <w:pPr>
        <w:pStyle w:val="a7"/>
        <w:numPr>
          <w:ilvl w:val="0"/>
          <w:numId w:val="16"/>
        </w:numPr>
        <w:ind w:left="0" w:firstLine="709"/>
        <w:jc w:val="lef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FOKMandarin</w:t>
      </w:r>
      <w:proofErr w:type="spellEnd"/>
      <w:r w:rsidR="00A52F5D" w:rsidRPr="00A52F5D">
        <w:rPr>
          <w:rFonts w:cs="Times New Roman"/>
          <w:szCs w:val="28"/>
        </w:rPr>
        <w:t xml:space="preserve"> [Электронный ресурс] // Сайт</w:t>
      </w:r>
      <w:r w:rsidRPr="001F32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ФОК</w:t>
      </w:r>
      <w:r w:rsidR="00A52F5D" w:rsidRPr="00A52F5D">
        <w:rPr>
          <w:rFonts w:cs="Times New Roman"/>
          <w:szCs w:val="28"/>
        </w:rPr>
        <w:t>. – Режим доступа:</w:t>
      </w:r>
      <w:r w:rsidR="001F3235" w:rsidRPr="001F3235">
        <w:t xml:space="preserve"> </w:t>
      </w:r>
      <w:r w:rsidR="001F3235" w:rsidRPr="001F3235">
        <w:rPr>
          <w:rFonts w:cs="Times New Roman"/>
          <w:szCs w:val="28"/>
        </w:rPr>
        <w:t>https://luchini.mfkmandarin.by/</w:t>
      </w:r>
      <w:r w:rsidR="00A52F5D" w:rsidRPr="00A52F5D">
        <w:rPr>
          <w:rFonts w:cs="Times New Roman"/>
          <w:szCs w:val="28"/>
        </w:rPr>
        <w:t>. – Дата доступа: 0</w:t>
      </w:r>
      <w:r w:rsidR="00F235CD">
        <w:rPr>
          <w:rFonts w:cs="Times New Roman"/>
          <w:szCs w:val="28"/>
        </w:rPr>
        <w:t>8</w:t>
      </w:r>
      <w:r w:rsidR="00A52F5D" w:rsidRPr="00A52F5D">
        <w:rPr>
          <w:rFonts w:cs="Times New Roman"/>
          <w:szCs w:val="28"/>
        </w:rPr>
        <w:t>.03.2025.</w:t>
      </w:r>
    </w:p>
    <w:p w14:paraId="483B3500" w14:textId="20DF12AE" w:rsidR="00A02411" w:rsidRPr="00C82CB7" w:rsidRDefault="00A02411" w:rsidP="00C82CB7">
      <w:pPr>
        <w:pStyle w:val="a7"/>
        <w:numPr>
          <w:ilvl w:val="0"/>
          <w:numId w:val="16"/>
        </w:numPr>
        <w:ind w:left="0" w:firstLine="709"/>
        <w:jc w:val="left"/>
        <w:rPr>
          <w:rFonts w:cs="Times New Roman"/>
          <w:szCs w:val="28"/>
        </w:rPr>
      </w:pPr>
      <w:r w:rsidRPr="00C82CB7">
        <w:rPr>
          <w:rFonts w:cs="Times New Roman"/>
          <w:szCs w:val="28"/>
        </w:rPr>
        <w:br w:type="page"/>
      </w:r>
    </w:p>
    <w:p w14:paraId="6C349837" w14:textId="68F8D1E0" w:rsidR="00A52F5D" w:rsidRDefault="00840278" w:rsidP="00D775C3">
      <w:pPr>
        <w:pStyle w:val="1"/>
        <w:ind w:firstLine="709"/>
      </w:pPr>
      <w:r w:rsidRPr="00D775C3">
        <w:lastRenderedPageBreak/>
        <w:t>П</w:t>
      </w:r>
      <w:r w:rsidR="00F6082E">
        <w:t>риложение</w:t>
      </w:r>
      <w:r w:rsidRPr="00D775C3">
        <w:t xml:space="preserve"> А</w:t>
      </w:r>
      <w:r w:rsidR="00AA732A">
        <w:t xml:space="preserve"> </w:t>
      </w:r>
      <w:r w:rsidR="00AA732A" w:rsidRPr="00AA732A">
        <w:t>Прототипы веб-страниц</w:t>
      </w:r>
    </w:p>
    <w:p w14:paraId="277673C4" w14:textId="5AEADFD9" w:rsidR="005F092C" w:rsidRDefault="00697B67" w:rsidP="00697B67">
      <w:pPr>
        <w:pStyle w:val="a7"/>
        <w:spacing w:line="240" w:lineRule="auto"/>
        <w:ind w:left="0"/>
        <w:jc w:val="left"/>
        <w:rPr>
          <w:rFonts w:cs="Times New Roman"/>
          <w:szCs w:val="28"/>
        </w:rPr>
      </w:pPr>
      <w:r w:rsidRPr="00697B67">
        <w:rPr>
          <w:rFonts w:cs="Times New Roman"/>
          <w:szCs w:val="28"/>
        </w:rPr>
        <w:t xml:space="preserve">В данном приложении представлены скриншоты прототипов всех страниц сайта, разработанных в графическом редакторе </w:t>
      </w:r>
      <w:proofErr w:type="spellStart"/>
      <w:r w:rsidRPr="00697B67">
        <w:rPr>
          <w:rFonts w:cs="Times New Roman"/>
          <w:szCs w:val="28"/>
        </w:rPr>
        <w:t>Figma</w:t>
      </w:r>
      <w:proofErr w:type="spellEnd"/>
      <w:r w:rsidRPr="00697B67">
        <w:rPr>
          <w:rFonts w:cs="Times New Roman"/>
          <w:szCs w:val="28"/>
        </w:rPr>
        <w:t xml:space="preserve"> перед началом вёрстки.</w:t>
      </w:r>
    </w:p>
    <w:p w14:paraId="64E06445" w14:textId="2B9C685F" w:rsidR="00991D36" w:rsidRPr="00E07552" w:rsidRDefault="00E07552" w:rsidP="00E07552">
      <w:pPr>
        <w:spacing w:line="240" w:lineRule="auto"/>
        <w:rPr>
          <w:rFonts w:cs="Times New Roman"/>
          <w:b/>
          <w:bCs/>
          <w:szCs w:val="28"/>
        </w:rPr>
      </w:pPr>
      <w:r w:rsidRPr="00E07552">
        <w:rPr>
          <w:noProof/>
        </w:rPr>
        <w:drawing>
          <wp:inline distT="0" distB="0" distL="0" distR="0" wp14:anchorId="2A5CC82C" wp14:editId="0D8E8A06">
            <wp:extent cx="6372225" cy="3415030"/>
            <wp:effectExtent l="0" t="0" r="9525" b="0"/>
            <wp:docPr id="97974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2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3D7" w14:textId="77777777" w:rsidR="00E53EEE" w:rsidRDefault="00E53EEE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</w:p>
    <w:p w14:paraId="2DF08355" w14:textId="6F775B6F" w:rsidR="00697B67" w:rsidRDefault="00991F4E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 w:rsidRPr="00991F4E">
        <w:rPr>
          <w:rFonts w:cs="Times New Roman"/>
          <w:b/>
          <w:bCs/>
          <w:szCs w:val="28"/>
        </w:rPr>
        <w:t>Р</w:t>
      </w:r>
      <w:bookmarkStart w:id="2" w:name="_Hlk228713267"/>
      <w:r w:rsidRPr="00991F4E">
        <w:rPr>
          <w:rFonts w:cs="Times New Roman"/>
          <w:b/>
          <w:bCs/>
          <w:szCs w:val="28"/>
        </w:rPr>
        <w:t>ис</w:t>
      </w:r>
      <w:r>
        <w:rPr>
          <w:rFonts w:cs="Times New Roman"/>
          <w:b/>
          <w:bCs/>
          <w:szCs w:val="28"/>
        </w:rPr>
        <w:t xml:space="preserve">. А.1 - </w:t>
      </w:r>
      <w:r w:rsidRPr="00991F4E">
        <w:rPr>
          <w:rFonts w:cs="Times New Roman"/>
          <w:b/>
          <w:bCs/>
          <w:szCs w:val="28"/>
        </w:rPr>
        <w:t>Главная страница (</w:t>
      </w:r>
      <w:r>
        <w:rPr>
          <w:rFonts w:cs="Times New Roman"/>
          <w:b/>
          <w:bCs/>
          <w:szCs w:val="28"/>
          <w:lang w:val="en-US"/>
        </w:rPr>
        <w:t>desktop</w:t>
      </w:r>
      <w:r w:rsidRPr="00991F4E">
        <w:rPr>
          <w:rFonts w:cs="Times New Roman"/>
          <w:b/>
          <w:bCs/>
          <w:szCs w:val="28"/>
        </w:rPr>
        <w:t xml:space="preserve"> версия)</w:t>
      </w:r>
    </w:p>
    <w:bookmarkEnd w:id="2"/>
    <w:p w14:paraId="713867C2" w14:textId="466F7136" w:rsidR="00E53EEE" w:rsidRDefault="00E53EEE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noProof/>
          <w:szCs w:val="28"/>
        </w:rPr>
      </w:pPr>
    </w:p>
    <w:p w14:paraId="6F58AC97" w14:textId="3E93E73C" w:rsidR="00E07552" w:rsidRDefault="006A15FA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 w:rsidRPr="006A15FA">
        <w:rPr>
          <w:rFonts w:cs="Times New Roman"/>
          <w:b/>
          <w:bCs/>
          <w:noProof/>
          <w:szCs w:val="28"/>
        </w:rPr>
        <w:drawing>
          <wp:inline distT="0" distB="0" distL="0" distR="0" wp14:anchorId="4B1AB8D2" wp14:editId="2D879D2A">
            <wp:extent cx="6372225" cy="3419475"/>
            <wp:effectExtent l="0" t="0" r="9525" b="9525"/>
            <wp:docPr id="171757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3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F1C9" w14:textId="35975D46" w:rsidR="00E53EEE" w:rsidRDefault="00E53EEE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</w:p>
    <w:p w14:paraId="7F412329" w14:textId="04F75044" w:rsidR="00E53EEE" w:rsidRPr="00ED3D53" w:rsidRDefault="00E53EEE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</w:t>
      </w:r>
      <w:r w:rsidRPr="00991F4E">
        <w:rPr>
          <w:rFonts w:cs="Times New Roman"/>
          <w:b/>
          <w:bCs/>
          <w:szCs w:val="28"/>
        </w:rPr>
        <w:t>ис</w:t>
      </w:r>
      <w:r>
        <w:rPr>
          <w:rFonts w:cs="Times New Roman"/>
          <w:b/>
          <w:bCs/>
          <w:szCs w:val="28"/>
        </w:rPr>
        <w:t xml:space="preserve">. А.2 </w:t>
      </w:r>
      <w:r w:rsidR="00D364C4">
        <w:rPr>
          <w:rFonts w:cs="Times New Roman"/>
          <w:b/>
          <w:bCs/>
          <w:szCs w:val="28"/>
        </w:rPr>
        <w:t>–</w:t>
      </w:r>
      <w:r>
        <w:rPr>
          <w:rFonts w:cs="Times New Roman"/>
          <w:b/>
          <w:bCs/>
          <w:szCs w:val="28"/>
        </w:rPr>
        <w:t xml:space="preserve"> </w:t>
      </w:r>
      <w:r w:rsidR="00D364C4">
        <w:rPr>
          <w:rFonts w:cs="Times New Roman"/>
          <w:b/>
          <w:bCs/>
          <w:szCs w:val="28"/>
        </w:rPr>
        <w:t xml:space="preserve">Страница </w:t>
      </w:r>
      <w:r w:rsidR="006A15FA">
        <w:rPr>
          <w:rFonts w:cs="Times New Roman"/>
          <w:b/>
          <w:bCs/>
          <w:szCs w:val="28"/>
        </w:rPr>
        <w:t>тренажерного зала комплекса</w:t>
      </w:r>
    </w:p>
    <w:p w14:paraId="3BCC50E2" w14:textId="1ECEE858" w:rsidR="00ED3D53" w:rsidRDefault="00ED3D53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noProof/>
          <w:szCs w:val="28"/>
        </w:rPr>
      </w:pPr>
    </w:p>
    <w:p w14:paraId="5574E044" w14:textId="4C362B5B" w:rsidR="006A15FA" w:rsidRDefault="00C8126B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 w:rsidRPr="00C8126B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552A13F4" wp14:editId="03D6BC99">
            <wp:extent cx="6372225" cy="3401695"/>
            <wp:effectExtent l="0" t="0" r="9525" b="8255"/>
            <wp:docPr id="194441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3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EC5B" w14:textId="1554A75E" w:rsidR="00ED3D53" w:rsidRDefault="00ED3D53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</w:t>
      </w:r>
      <w:r w:rsidRPr="00991F4E">
        <w:rPr>
          <w:rFonts w:cs="Times New Roman"/>
          <w:b/>
          <w:bCs/>
          <w:szCs w:val="28"/>
        </w:rPr>
        <w:t>ис</w:t>
      </w:r>
      <w:r>
        <w:rPr>
          <w:rFonts w:cs="Times New Roman"/>
          <w:b/>
          <w:bCs/>
          <w:szCs w:val="28"/>
        </w:rPr>
        <w:t xml:space="preserve">. А.3 – Страница </w:t>
      </w:r>
      <w:r w:rsidR="00C8126B">
        <w:rPr>
          <w:rFonts w:cs="Times New Roman"/>
          <w:b/>
          <w:bCs/>
          <w:szCs w:val="28"/>
        </w:rPr>
        <w:t>бассейна комплекса</w:t>
      </w:r>
    </w:p>
    <w:p w14:paraId="4764A73E" w14:textId="0089F309" w:rsidR="00B73E5C" w:rsidRPr="00ED3D53" w:rsidRDefault="00B73E5C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</w:p>
    <w:p w14:paraId="55A26677" w14:textId="22BE953D" w:rsidR="000A7037" w:rsidRDefault="00B73E5C" w:rsidP="00E53EEE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 w:rsidRPr="00B73E5C">
        <w:rPr>
          <w:rFonts w:cs="Times New Roman"/>
          <w:b/>
          <w:bCs/>
          <w:noProof/>
          <w:szCs w:val="28"/>
        </w:rPr>
        <w:drawing>
          <wp:inline distT="0" distB="0" distL="0" distR="0" wp14:anchorId="047004EE" wp14:editId="76E9B48F">
            <wp:extent cx="6372225" cy="3302635"/>
            <wp:effectExtent l="0" t="0" r="9525" b="0"/>
            <wp:docPr id="58936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61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F852" w14:textId="780729AA" w:rsidR="008D3C0D" w:rsidRDefault="00ED3D53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</w:t>
      </w:r>
      <w:r w:rsidRPr="00991F4E">
        <w:rPr>
          <w:rFonts w:cs="Times New Roman"/>
          <w:b/>
          <w:bCs/>
          <w:szCs w:val="28"/>
        </w:rPr>
        <w:t>ис</w:t>
      </w:r>
      <w:r>
        <w:rPr>
          <w:rFonts w:cs="Times New Roman"/>
          <w:b/>
          <w:bCs/>
          <w:szCs w:val="28"/>
        </w:rPr>
        <w:t xml:space="preserve">. А.4 – Страница </w:t>
      </w:r>
      <w:r w:rsidR="00B73E5C">
        <w:rPr>
          <w:rFonts w:cs="Times New Roman"/>
          <w:b/>
          <w:bCs/>
          <w:szCs w:val="28"/>
        </w:rPr>
        <w:t>фитнесс-классов в комплексе</w:t>
      </w:r>
    </w:p>
    <w:p w14:paraId="4DD1B2E3" w14:textId="77777777" w:rsidR="008D3C0D" w:rsidRDefault="008D3C0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C9B9CEE" w14:textId="01AD895E" w:rsidR="00ED3D53" w:rsidRDefault="00C46270" w:rsidP="00ED3D53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 w:rsidRPr="00C46270">
        <w:rPr>
          <w:noProof/>
        </w:rPr>
        <w:lastRenderedPageBreak/>
        <w:drawing>
          <wp:inline distT="0" distB="0" distL="0" distR="0" wp14:anchorId="797B8AA6" wp14:editId="138308A8">
            <wp:extent cx="2992749" cy="5760720"/>
            <wp:effectExtent l="0" t="0" r="0" b="0"/>
            <wp:docPr id="42645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8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5683" cy="5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3CB" w14:textId="5ADA0192" w:rsidR="008D3C0D" w:rsidRPr="00C46270" w:rsidRDefault="008D3C0D" w:rsidP="00C46270">
      <w:pPr>
        <w:spacing w:line="240" w:lineRule="auto"/>
        <w:rPr>
          <w:rFonts w:cs="Times New Roman"/>
          <w:b/>
          <w:bCs/>
          <w:szCs w:val="28"/>
          <w:lang w:val="en-US"/>
        </w:rPr>
      </w:pPr>
    </w:p>
    <w:p w14:paraId="0719414D" w14:textId="0039AA4D" w:rsidR="0084118C" w:rsidRDefault="008D3C0D" w:rsidP="008D3C0D">
      <w:pPr>
        <w:pStyle w:val="a7"/>
        <w:spacing w:line="240" w:lineRule="auto"/>
        <w:ind w:left="-56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</w:t>
      </w:r>
      <w:r w:rsidRPr="00991F4E">
        <w:rPr>
          <w:rFonts w:cs="Times New Roman"/>
          <w:b/>
          <w:bCs/>
          <w:szCs w:val="28"/>
        </w:rPr>
        <w:t>ис</w:t>
      </w:r>
      <w:r>
        <w:rPr>
          <w:rFonts w:cs="Times New Roman"/>
          <w:b/>
          <w:bCs/>
          <w:szCs w:val="28"/>
        </w:rPr>
        <w:t>. А.5 –</w:t>
      </w:r>
      <w:r w:rsidR="000D22E3">
        <w:rPr>
          <w:rFonts w:cs="Times New Roman"/>
          <w:b/>
          <w:bCs/>
          <w:szCs w:val="28"/>
        </w:rPr>
        <w:t xml:space="preserve">Мобильная </w:t>
      </w:r>
      <w:r>
        <w:rPr>
          <w:rFonts w:cs="Times New Roman"/>
          <w:b/>
          <w:bCs/>
          <w:szCs w:val="28"/>
        </w:rPr>
        <w:t>версия главной страницы</w:t>
      </w:r>
    </w:p>
    <w:p w14:paraId="46173051" w14:textId="77777777" w:rsidR="0084118C" w:rsidRDefault="0084118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C4F40A7" w14:textId="763F6EB1" w:rsidR="008D3C0D" w:rsidRPr="00A10B2B" w:rsidRDefault="0084118C" w:rsidP="0084118C">
      <w:pPr>
        <w:pStyle w:val="1"/>
        <w:ind w:firstLine="709"/>
        <w:rPr>
          <w:rFonts w:cs="Times New Roman"/>
          <w:szCs w:val="28"/>
        </w:rPr>
      </w:pPr>
      <w:r>
        <w:lastRenderedPageBreak/>
        <w:t>П</w:t>
      </w:r>
      <w:r w:rsidR="00F6082E">
        <w:t>риложение</w:t>
      </w:r>
      <w:r>
        <w:t xml:space="preserve"> Б Макет структуры веб-сайта</w:t>
      </w:r>
    </w:p>
    <w:p w14:paraId="787B1B2C" w14:textId="1FE1981A" w:rsidR="008D3C0D" w:rsidRPr="00BD19C4" w:rsidRDefault="00A10B2B" w:rsidP="00A10B2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файлов проекта</w:t>
      </w:r>
      <w:r w:rsidR="00C44C6B" w:rsidRPr="00BD19C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8CE5170" w14:textId="559A2B73" w:rsidR="00057235" w:rsidRPr="0056196D" w:rsidRDefault="0056196D" w:rsidP="0056196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9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FB0DCE" wp14:editId="6A4D9676">
            <wp:extent cx="3277057" cy="6811326"/>
            <wp:effectExtent l="0" t="0" r="0" b="8890"/>
            <wp:docPr id="1954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8222" w14:textId="16B8DAAA" w:rsidR="00786267" w:rsidRDefault="0001276F" w:rsidP="00057235">
      <w:pPr>
        <w:ind w:left="-709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76F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01276F">
        <w:rPr>
          <w:rFonts w:ascii="Times New Roman" w:hAnsi="Times New Roman" w:cs="Times New Roman"/>
          <w:b/>
          <w:bCs/>
          <w:sz w:val="28"/>
          <w:szCs w:val="28"/>
        </w:rPr>
        <w:t xml:space="preserve">.1 –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Файловая структура</w:t>
      </w:r>
    </w:p>
    <w:p w14:paraId="00560C08" w14:textId="3D0105D4" w:rsidR="00B806FB" w:rsidRPr="005F21F8" w:rsidRDefault="0076278D" w:rsidP="00057235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страниц проекта</w:t>
      </w:r>
      <w:r w:rsidRPr="005F21F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6FE267" w14:textId="1FA4075D" w:rsidR="005F21F8" w:rsidRPr="005F21F8" w:rsidRDefault="005F21F8" w:rsidP="0076278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63BBC7E" w14:textId="08309266" w:rsidR="005F21F8" w:rsidRPr="002774D4" w:rsidRDefault="005F21F8" w:rsidP="001402F6">
      <w:pPr>
        <w:rPr>
          <w:rFonts w:ascii="Times New Roman" w:hAnsi="Times New Roman" w:cs="Times New Roman"/>
          <w:sz w:val="28"/>
          <w:szCs w:val="28"/>
          <w:rPrChange w:id="3" w:author="Kirill Beskorovayniy" w:date="2026-05-12T01:31:00Z" w16du:dateUtc="2026-05-11T22:3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</w:pPr>
    </w:p>
    <w:p w14:paraId="4A6D13CB" w14:textId="39B7A734" w:rsidR="005F21F8" w:rsidRDefault="001402F6" w:rsidP="001402F6">
      <w:pPr>
        <w:rPr>
          <w:rFonts w:ascii="Times New Roman" w:hAnsi="Times New Roman" w:cs="Times New Roman"/>
          <w:sz w:val="28"/>
          <w:szCs w:val="28"/>
        </w:rPr>
      </w:pPr>
      <w:r w:rsidRPr="001402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963940" wp14:editId="3E9B1B16">
            <wp:extent cx="6372225" cy="2614295"/>
            <wp:effectExtent l="0" t="0" r="9525" b="0"/>
            <wp:docPr id="114581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7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800D" w14:textId="0619E030" w:rsidR="00E5072A" w:rsidRPr="001D7FBC" w:rsidRDefault="005F21F8" w:rsidP="00E5072A">
      <w:pPr>
        <w:ind w:left="-709" w:firstLine="709"/>
        <w:jc w:val="center"/>
        <w:rPr>
          <w:rFonts w:ascii="Times New Roman" w:hAnsi="Times New Roman" w:cs="Times New Roman"/>
          <w:sz w:val="28"/>
          <w:szCs w:val="28"/>
          <w:rPrChange w:id="4" w:author="Kirill Beskorovayniy" w:date="2026-05-12T01:31:00Z" w16du:dateUtc="2026-05-11T22:31:00Z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rPrChange>
        </w:rPr>
      </w:pPr>
      <w:r w:rsidRPr="0001276F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01276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5723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1276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Структура страниц</w:t>
      </w:r>
    </w:p>
    <w:p w14:paraId="56B818A2" w14:textId="77777777" w:rsidR="00E5072A" w:rsidRPr="002774D4" w:rsidRDefault="00E5072A" w:rsidP="006775F3">
      <w:pPr>
        <w:pStyle w:val="1"/>
        <w:ind w:firstLine="709"/>
        <w:rPr>
          <w:rPrChange w:id="5" w:author="Kirill Beskorovayniy" w:date="2026-05-12T01:31:00Z" w16du:dateUtc="2026-05-11T22:31:00Z">
            <w:rPr>
              <w:lang w:val="en-US"/>
            </w:rPr>
          </w:rPrChange>
        </w:rPr>
      </w:pPr>
    </w:p>
    <w:p w14:paraId="38CD74B3" w14:textId="2B181A5D" w:rsidR="006775F3" w:rsidRPr="00203B0B" w:rsidRDefault="006775F3" w:rsidP="006775F3">
      <w:pPr>
        <w:pStyle w:val="1"/>
        <w:ind w:firstLine="709"/>
        <w:rPr>
          <w:rFonts w:cs="Times New Roman"/>
          <w:b w:val="0"/>
          <w:bCs/>
          <w:szCs w:val="28"/>
        </w:rPr>
      </w:pPr>
      <w:r>
        <w:t>П</w:t>
      </w:r>
      <w:r w:rsidR="00F6082E">
        <w:t>риложение</w:t>
      </w:r>
      <w:r>
        <w:t xml:space="preserve"> В </w:t>
      </w:r>
      <w:r w:rsidR="00F6082E">
        <w:t>Листинг НТ</w:t>
      </w:r>
      <w:r w:rsidR="00F6082E">
        <w:rPr>
          <w:lang w:val="en-US"/>
        </w:rPr>
        <w:t>ML</w:t>
      </w:r>
      <w:r w:rsidR="00F6082E">
        <w:t>-документа</w:t>
      </w:r>
    </w:p>
    <w:p w14:paraId="664B84B7" w14:textId="3F1670C7" w:rsidR="008C58AA" w:rsidRPr="008C58AA" w:rsidRDefault="008C58AA" w:rsidP="008C58AA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C58AA">
        <w:rPr>
          <w:rFonts w:ascii="Times New Roman" w:hAnsi="Times New Roman" w:cs="Times New Roman"/>
          <w:bCs/>
          <w:sz w:val="28"/>
          <w:szCs w:val="28"/>
        </w:rPr>
        <w:t>В данном приложении привед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8C58AA">
        <w:rPr>
          <w:rFonts w:ascii="Times New Roman" w:hAnsi="Times New Roman" w:cs="Times New Roman"/>
          <w:bCs/>
          <w:sz w:val="28"/>
          <w:szCs w:val="28"/>
        </w:rPr>
        <w:t>ны главные части исходного кода всех HTML-страниц проекта.</w:t>
      </w:r>
    </w:p>
    <w:p w14:paraId="1CB8FB8F" w14:textId="77777777" w:rsidR="00BE7BFC" w:rsidRPr="008C58AA" w:rsidRDefault="00BE7BFC" w:rsidP="00203B0B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9FE1629" w14:textId="77777777" w:rsidR="00E5072A" w:rsidRPr="00FB7E8C" w:rsidRDefault="00E5072A" w:rsidP="00203B0B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774B620" w14:textId="57F1773C" w:rsidR="00B82389" w:rsidRDefault="00D870A9" w:rsidP="00B82389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.1</w:t>
      </w:r>
      <w:r w:rsidR="00823998" w:rsidRPr="00656AA8">
        <w:rPr>
          <w:rFonts w:cs="Times New Roman"/>
          <w:bCs/>
          <w:szCs w:val="28"/>
        </w:rPr>
        <w:t xml:space="preserve"> – </w:t>
      </w:r>
      <w:r w:rsidR="00823998">
        <w:rPr>
          <w:rFonts w:cs="Times New Roman"/>
          <w:bCs/>
          <w:szCs w:val="28"/>
        </w:rPr>
        <w:t>файл</w:t>
      </w:r>
      <w:r w:rsidR="00823998" w:rsidRPr="00656AA8">
        <w:rPr>
          <w:rFonts w:cs="Times New Roman"/>
          <w:bCs/>
          <w:szCs w:val="28"/>
        </w:rPr>
        <w:t xml:space="preserve"> </w:t>
      </w:r>
      <w:r w:rsidR="00823998">
        <w:rPr>
          <w:rFonts w:cs="Times New Roman"/>
          <w:bCs/>
          <w:szCs w:val="28"/>
          <w:lang w:val="en-US"/>
        </w:rPr>
        <w:t>home</w:t>
      </w:r>
      <w:r w:rsidR="00823998" w:rsidRPr="00656AA8">
        <w:rPr>
          <w:rFonts w:cs="Times New Roman"/>
          <w:bCs/>
          <w:szCs w:val="28"/>
        </w:rPr>
        <w:t>.</w:t>
      </w:r>
      <w:r w:rsidR="00823998">
        <w:rPr>
          <w:rFonts w:cs="Times New Roman"/>
          <w:bCs/>
          <w:szCs w:val="28"/>
          <w:lang w:val="en-US"/>
        </w:rPr>
        <w:t>html</w:t>
      </w:r>
      <w:r w:rsidR="00656AA8">
        <w:rPr>
          <w:rFonts w:cs="Times New Roman"/>
          <w:bCs/>
          <w:szCs w:val="28"/>
        </w:rPr>
        <w:t xml:space="preserve"> (Главная страница)</w:t>
      </w:r>
    </w:p>
    <w:p w14:paraId="3342027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>&lt;header class="header"&gt;</w:t>
      </w:r>
    </w:p>
    <w:p w14:paraId="06660E3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143C0C2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class="</w:t>
      </w:r>
      <w:proofErr w:type="spellStart"/>
      <w:r w:rsidRPr="00092AA9">
        <w:rPr>
          <w:rFonts w:cs="Times New Roman"/>
          <w:bCs/>
          <w:szCs w:val="28"/>
          <w:lang w:val="en-US"/>
        </w:rPr>
        <w:t>header__inner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5EABFD0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="#top" class="logo"&gt;</w:t>
      </w:r>
    </w:p>
    <w:p w14:paraId="0716D7DA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</w:t>
      </w:r>
      <w:proofErr w:type="spellStart"/>
      <w:r w:rsidRPr="00092AA9">
        <w:rPr>
          <w:rFonts w:cs="Times New Roman"/>
          <w:bCs/>
          <w:szCs w:val="28"/>
          <w:lang w:val="en-US"/>
        </w:rPr>
        <w:t>svg</w:t>
      </w:r>
      <w:proofErr w:type="spellEnd"/>
      <w:r w:rsidRPr="00092AA9">
        <w:rPr>
          <w:rFonts w:cs="Times New Roman"/>
          <w:bCs/>
          <w:szCs w:val="28"/>
          <w:lang w:val="en-US"/>
        </w:rPr>
        <w:t xml:space="preserve"> width="24" height="24" </w:t>
      </w:r>
      <w:proofErr w:type="spellStart"/>
      <w:r w:rsidRPr="00092AA9">
        <w:rPr>
          <w:rFonts w:cs="Times New Roman"/>
          <w:bCs/>
          <w:szCs w:val="28"/>
          <w:lang w:val="en-US"/>
        </w:rPr>
        <w:t>viewBox</w:t>
      </w:r>
      <w:proofErr w:type="spellEnd"/>
      <w:r w:rsidRPr="00092AA9">
        <w:rPr>
          <w:rFonts w:cs="Times New Roman"/>
          <w:bCs/>
          <w:szCs w:val="28"/>
          <w:lang w:val="en-US"/>
        </w:rPr>
        <w:t>="0 0 24 24" fill="none" stroke="#00f2ff" stroke-width="2"&gt;</w:t>
      </w:r>
    </w:p>
    <w:p w14:paraId="126385AA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&lt;path</w:t>
      </w:r>
    </w:p>
    <w:p w14:paraId="0F0B7878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    d="M20.42 4.58a5 5 0 0 1 0 7.07l-7.07 7.07a1 1 0 0 1-1.42 0L4.86 11.65a5 5 0 1 1 7.07-7.07l.35.35.35-.35a5 5 0 0 1 7.07 0z" /&gt;</w:t>
      </w:r>
    </w:p>
    <w:p w14:paraId="46193F6D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&lt;/</w:t>
      </w:r>
      <w:proofErr w:type="spellStart"/>
      <w:r w:rsidRPr="00092AA9">
        <w:rPr>
          <w:rFonts w:cs="Times New Roman"/>
          <w:bCs/>
          <w:szCs w:val="28"/>
          <w:lang w:val="en-US"/>
        </w:rPr>
        <w:t>svg</w:t>
      </w:r>
      <w:proofErr w:type="spellEnd"/>
      <w:r w:rsidRPr="00092AA9">
        <w:rPr>
          <w:rFonts w:cs="Times New Roman"/>
          <w:bCs/>
          <w:szCs w:val="28"/>
          <w:lang w:val="en-US"/>
        </w:rPr>
        <w:t>&gt;</w:t>
      </w:r>
    </w:p>
    <w:p w14:paraId="51A31C6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&lt;span&gt;</w:t>
      </w:r>
      <w:proofErr w:type="spellStart"/>
      <w:r w:rsidRPr="00092AA9">
        <w:rPr>
          <w:rFonts w:cs="Times New Roman"/>
          <w:bCs/>
          <w:szCs w:val="28"/>
        </w:rPr>
        <w:t>ВитаФит</w:t>
      </w:r>
      <w:proofErr w:type="spellEnd"/>
      <w:r w:rsidRPr="00092AA9">
        <w:rPr>
          <w:rFonts w:cs="Times New Roman"/>
          <w:bCs/>
          <w:szCs w:val="28"/>
          <w:lang w:val="en-US"/>
        </w:rPr>
        <w:t xml:space="preserve"> </w:t>
      </w:r>
      <w:r w:rsidRPr="00092AA9">
        <w:rPr>
          <w:rFonts w:cs="Times New Roman"/>
          <w:bCs/>
          <w:szCs w:val="28"/>
        </w:rPr>
        <w:t>Комплекс</w:t>
      </w:r>
      <w:r w:rsidRPr="00092AA9">
        <w:rPr>
          <w:rFonts w:cs="Times New Roman"/>
          <w:bCs/>
          <w:szCs w:val="28"/>
          <w:lang w:val="en-US"/>
        </w:rPr>
        <w:t>&lt;/span&gt;</w:t>
      </w:r>
    </w:p>
    <w:p w14:paraId="79857328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&lt;/a&gt;</w:t>
      </w:r>
    </w:p>
    <w:p w14:paraId="0F9FBA46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&lt;input type="checkbox" id="menu-toggle" class="menu-toggle"&gt;</w:t>
      </w:r>
    </w:p>
    <w:p w14:paraId="7DB9C2E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&lt;label for="menu-toggle" class="menu-</w:t>
      </w:r>
      <w:proofErr w:type="spellStart"/>
      <w:r w:rsidRPr="00092AA9">
        <w:rPr>
          <w:rFonts w:cs="Times New Roman"/>
          <w:bCs/>
          <w:szCs w:val="28"/>
          <w:lang w:val="en-US"/>
        </w:rPr>
        <w:t>btn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5A770FF4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&lt;span&gt;&lt;/span&gt;</w:t>
      </w:r>
    </w:p>
    <w:p w14:paraId="24ABDD2F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lastRenderedPageBreak/>
        <w:t xml:space="preserve">                &lt;/label&gt;</w:t>
      </w:r>
    </w:p>
    <w:p w14:paraId="705109DF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&lt;nav class="nav"&gt;</w:t>
      </w:r>
    </w:p>
    <w:p w14:paraId="6FF499E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&lt;ul class="</w:t>
      </w:r>
      <w:proofErr w:type="spellStart"/>
      <w:r w:rsidRPr="00092AA9">
        <w:rPr>
          <w:rFonts w:cs="Times New Roman"/>
          <w:bCs/>
          <w:szCs w:val="28"/>
          <w:lang w:val="en-US"/>
        </w:rPr>
        <w:t>nav__list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15C06645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="gym.html"&gt;</w:t>
      </w:r>
      <w:r w:rsidRPr="00092AA9">
        <w:rPr>
          <w:rFonts w:cs="Times New Roman"/>
          <w:bCs/>
          <w:szCs w:val="28"/>
        </w:rPr>
        <w:t>Тренажерный</w:t>
      </w:r>
      <w:r w:rsidRPr="00092AA9">
        <w:rPr>
          <w:rFonts w:cs="Times New Roman"/>
          <w:bCs/>
          <w:szCs w:val="28"/>
          <w:lang w:val="en-US"/>
        </w:rPr>
        <w:t xml:space="preserve"> </w:t>
      </w:r>
      <w:r w:rsidRPr="00092AA9">
        <w:rPr>
          <w:rFonts w:cs="Times New Roman"/>
          <w:bCs/>
          <w:szCs w:val="28"/>
        </w:rPr>
        <w:t>зал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11201F9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="pool.html"&gt;</w:t>
      </w:r>
      <w:r w:rsidRPr="00092AA9">
        <w:rPr>
          <w:rFonts w:cs="Times New Roman"/>
          <w:bCs/>
          <w:szCs w:val="28"/>
        </w:rPr>
        <w:t>Бассейн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18689204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="fitness.html"&gt;</w:t>
      </w:r>
      <w:r w:rsidRPr="00092AA9">
        <w:rPr>
          <w:rFonts w:cs="Times New Roman"/>
          <w:bCs/>
          <w:szCs w:val="28"/>
        </w:rPr>
        <w:t>Фитнес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7EB652BB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="#footer"&gt;</w:t>
      </w:r>
      <w:r w:rsidRPr="00092AA9">
        <w:rPr>
          <w:rFonts w:cs="Times New Roman"/>
          <w:bCs/>
          <w:szCs w:val="28"/>
        </w:rPr>
        <w:t>Контакты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3390C160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&lt;/ul&gt;</w:t>
      </w:r>
    </w:p>
    <w:p w14:paraId="53575A03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&lt;/nav&gt;</w:t>
      </w:r>
    </w:p>
    <w:p w14:paraId="592512A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&lt;/div&gt;</w:t>
      </w:r>
    </w:p>
    <w:p w14:paraId="7E48C01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&lt;/div&gt;</w:t>
      </w:r>
    </w:p>
    <w:p w14:paraId="47FF34F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&lt;/header&gt;</w:t>
      </w:r>
    </w:p>
    <w:p w14:paraId="24A08B94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</w:p>
    <w:p w14:paraId="3E17730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&lt;main&gt;</w:t>
      </w:r>
    </w:p>
    <w:p w14:paraId="24A57BBD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&lt;section class="hero"&gt;</w:t>
      </w:r>
    </w:p>
    <w:p w14:paraId="7B88B61B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class="container"&gt;</w:t>
      </w:r>
    </w:p>
    <w:p w14:paraId="46BF2FB5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</w:t>
      </w:r>
      <w:r w:rsidRPr="00092AA9">
        <w:rPr>
          <w:rFonts w:cs="Times New Roman"/>
          <w:bCs/>
          <w:szCs w:val="28"/>
        </w:rPr>
        <w:t>&lt;h</w:t>
      </w:r>
      <w:proofErr w:type="gramStart"/>
      <w:r w:rsidRPr="00092AA9">
        <w:rPr>
          <w:rFonts w:cs="Times New Roman"/>
          <w:bCs/>
          <w:szCs w:val="28"/>
        </w:rPr>
        <w:t>1&gt;Ваше</w:t>
      </w:r>
      <w:proofErr w:type="gramEnd"/>
      <w:r w:rsidRPr="00092AA9">
        <w:rPr>
          <w:rFonts w:cs="Times New Roman"/>
          <w:bCs/>
          <w:szCs w:val="28"/>
        </w:rPr>
        <w:t xml:space="preserve"> тело — ваше достижение&lt;/h1&gt;</w:t>
      </w:r>
    </w:p>
    <w:p w14:paraId="2F95FD0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</w:rPr>
        <w:t xml:space="preserve">                &lt;p&gt;Современная экосистема здоровья и силы&lt;/p&gt;</w:t>
      </w:r>
    </w:p>
    <w:p w14:paraId="28180FCB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</w:rPr>
        <w:t xml:space="preserve">                </w:t>
      </w:r>
      <w:r w:rsidRPr="00092AA9">
        <w:rPr>
          <w:rFonts w:cs="Times New Roman"/>
          <w:bCs/>
          <w:szCs w:val="28"/>
          <w:lang w:val="en-US"/>
        </w:rPr>
        <w:t xml:space="preserve">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092AA9">
        <w:rPr>
          <w:rFonts w:cs="Times New Roman"/>
          <w:bCs/>
          <w:szCs w:val="28"/>
          <w:lang w:val="en-US"/>
        </w:rPr>
        <w:t>btn</w:t>
      </w:r>
      <w:proofErr w:type="spellEnd"/>
      <w:r w:rsidRPr="00092AA9">
        <w:rPr>
          <w:rFonts w:cs="Times New Roman"/>
          <w:bCs/>
          <w:szCs w:val="28"/>
          <w:lang w:val="en-US"/>
        </w:rPr>
        <w:t>-primary"&gt;</w:t>
      </w:r>
      <w:r w:rsidRPr="00092AA9">
        <w:rPr>
          <w:rFonts w:cs="Times New Roman"/>
          <w:bCs/>
          <w:szCs w:val="28"/>
        </w:rPr>
        <w:t>Зарегистрироваться</w:t>
      </w:r>
      <w:r w:rsidRPr="00092AA9">
        <w:rPr>
          <w:rFonts w:cs="Times New Roman"/>
          <w:bCs/>
          <w:szCs w:val="28"/>
          <w:lang w:val="en-US"/>
        </w:rPr>
        <w:t>&lt;/a&gt;</w:t>
      </w:r>
    </w:p>
    <w:p w14:paraId="3E229EF6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&lt;/div&gt;</w:t>
      </w:r>
    </w:p>
    <w:p w14:paraId="51391065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&lt;/section&gt;</w:t>
      </w:r>
    </w:p>
    <w:p w14:paraId="1536C20B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70BEE12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&lt;h2 class="section-title"&gt;</w:t>
      </w:r>
      <w:r w:rsidRPr="00092AA9">
        <w:rPr>
          <w:rFonts w:cs="Times New Roman"/>
          <w:bCs/>
          <w:szCs w:val="28"/>
        </w:rPr>
        <w:t>Наши</w:t>
      </w:r>
      <w:r w:rsidRPr="00092AA9">
        <w:rPr>
          <w:rFonts w:cs="Times New Roman"/>
          <w:bCs/>
          <w:szCs w:val="28"/>
          <w:lang w:val="en-US"/>
        </w:rPr>
        <w:t xml:space="preserve"> </w:t>
      </w:r>
      <w:r w:rsidRPr="00092AA9">
        <w:rPr>
          <w:rFonts w:cs="Times New Roman"/>
          <w:bCs/>
          <w:szCs w:val="28"/>
        </w:rPr>
        <w:t>направления</w:t>
      </w:r>
      <w:r w:rsidRPr="00092AA9">
        <w:rPr>
          <w:rFonts w:cs="Times New Roman"/>
          <w:bCs/>
          <w:szCs w:val="28"/>
          <w:lang w:val="en-US"/>
        </w:rPr>
        <w:t>&lt;/h2&gt;</w:t>
      </w:r>
    </w:p>
    <w:p w14:paraId="65D1A2F6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id="services-container" class="grid-container"&gt;&lt;/div&gt;</w:t>
      </w:r>
    </w:p>
    <w:p w14:paraId="36659DF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&lt;h2 class="section-title"&gt;</w:t>
      </w:r>
      <w:r w:rsidRPr="00092AA9">
        <w:rPr>
          <w:rFonts w:cs="Times New Roman"/>
          <w:bCs/>
          <w:szCs w:val="28"/>
        </w:rPr>
        <w:t>Новости</w:t>
      </w:r>
      <w:r w:rsidRPr="00092AA9">
        <w:rPr>
          <w:rFonts w:cs="Times New Roman"/>
          <w:bCs/>
          <w:szCs w:val="28"/>
          <w:lang w:val="en-US"/>
        </w:rPr>
        <w:t>&lt;/h2&gt;</w:t>
      </w:r>
    </w:p>
    <w:p w14:paraId="736919F0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id="news-container" class="grid-container"&gt;&lt;/div&gt;</w:t>
      </w:r>
    </w:p>
    <w:p w14:paraId="221501E7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&lt;/div&gt;</w:t>
      </w:r>
    </w:p>
    <w:p w14:paraId="1AF6BC2F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&lt;/main&gt;</w:t>
      </w:r>
    </w:p>
    <w:p w14:paraId="069E129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</w:p>
    <w:p w14:paraId="793B270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&lt;footer class="footer" id="footer"&gt;</w:t>
      </w:r>
    </w:p>
    <w:p w14:paraId="6D5630E1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1E9E1E0D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footer__inner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32F3AB5F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&lt;section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footer__col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49021C66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lastRenderedPageBreak/>
        <w:t xml:space="preserve">                    &lt;h3&gt;</w:t>
      </w:r>
      <w:r w:rsidRPr="00092AA9">
        <w:rPr>
          <w:rFonts w:cs="Times New Roman"/>
          <w:bCs/>
          <w:szCs w:val="28"/>
        </w:rPr>
        <w:t>Контакты</w:t>
      </w:r>
      <w:r w:rsidRPr="00092AA9">
        <w:rPr>
          <w:rFonts w:cs="Times New Roman"/>
          <w:bCs/>
          <w:szCs w:val="28"/>
          <w:lang w:val="en-US"/>
        </w:rPr>
        <w:t>&lt;/h3&gt;</w:t>
      </w:r>
    </w:p>
    <w:p w14:paraId="71085A6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</w:t>
      </w:r>
      <w:r w:rsidRPr="00092AA9">
        <w:rPr>
          <w:rFonts w:cs="Times New Roman"/>
          <w:bCs/>
          <w:szCs w:val="28"/>
        </w:rPr>
        <w:t>&lt;p&gt; &amp;#128205; пр. Победителей, 103&lt;/p&gt;</w:t>
      </w:r>
    </w:p>
    <w:p w14:paraId="688224F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</w:rPr>
        <w:t xml:space="preserve">                    &lt;p&gt;&amp;#128222; +375 (29) 000-00-00&lt;/p&gt;</w:t>
      </w:r>
    </w:p>
    <w:p w14:paraId="63D042D6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</w:rPr>
        <w:t xml:space="preserve">                    </w:t>
      </w:r>
      <w:r w:rsidRPr="00092AA9">
        <w:rPr>
          <w:rFonts w:cs="Times New Roman"/>
          <w:bCs/>
          <w:szCs w:val="28"/>
          <w:lang w:val="en-US"/>
        </w:rPr>
        <w:t>&lt;p&gt; &amp;#128231; info@vitafit.by&lt;/p&gt;</w:t>
      </w:r>
    </w:p>
    <w:p w14:paraId="47A0ED4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&lt;/section&gt;</w:t>
      </w:r>
    </w:p>
    <w:p w14:paraId="03BC697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&lt;section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footer__col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6E276A99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&lt;h3&gt;</w:t>
      </w:r>
      <w:r w:rsidRPr="00092AA9">
        <w:rPr>
          <w:rFonts w:cs="Times New Roman"/>
          <w:bCs/>
          <w:szCs w:val="28"/>
        </w:rPr>
        <w:t>Режим</w:t>
      </w:r>
      <w:r w:rsidRPr="00092AA9">
        <w:rPr>
          <w:rFonts w:cs="Times New Roman"/>
          <w:bCs/>
          <w:szCs w:val="28"/>
          <w:lang w:val="en-US"/>
        </w:rPr>
        <w:t xml:space="preserve"> </w:t>
      </w:r>
      <w:r w:rsidRPr="00092AA9">
        <w:rPr>
          <w:rFonts w:cs="Times New Roman"/>
          <w:bCs/>
          <w:szCs w:val="28"/>
        </w:rPr>
        <w:t>работы</w:t>
      </w:r>
      <w:r w:rsidRPr="00092AA9">
        <w:rPr>
          <w:rFonts w:cs="Times New Roman"/>
          <w:bCs/>
          <w:szCs w:val="28"/>
          <w:lang w:val="en-US"/>
        </w:rPr>
        <w:t>&lt;/h3&gt;</w:t>
      </w:r>
    </w:p>
    <w:p w14:paraId="79316464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&lt;p&gt;</w:t>
      </w:r>
      <w:proofErr w:type="spellStart"/>
      <w:r w:rsidRPr="00092AA9">
        <w:rPr>
          <w:rFonts w:cs="Times New Roman"/>
          <w:bCs/>
          <w:szCs w:val="28"/>
        </w:rPr>
        <w:t>Пн</w:t>
      </w:r>
      <w:proofErr w:type="spellEnd"/>
      <w:r w:rsidRPr="00092AA9">
        <w:rPr>
          <w:rFonts w:cs="Times New Roman"/>
          <w:bCs/>
          <w:szCs w:val="28"/>
          <w:lang w:val="en-US"/>
        </w:rPr>
        <w:t xml:space="preserve"> — </w:t>
      </w:r>
      <w:proofErr w:type="spellStart"/>
      <w:r w:rsidRPr="00092AA9">
        <w:rPr>
          <w:rFonts w:cs="Times New Roman"/>
          <w:bCs/>
          <w:szCs w:val="28"/>
        </w:rPr>
        <w:t>Пт</w:t>
      </w:r>
      <w:proofErr w:type="spellEnd"/>
      <w:r w:rsidRPr="00092AA9">
        <w:rPr>
          <w:rFonts w:cs="Times New Roman"/>
          <w:bCs/>
          <w:szCs w:val="28"/>
          <w:lang w:val="en-US"/>
        </w:rPr>
        <w:t>: &lt;strong&gt;07:00 – 23:00&lt;/strong&gt;&lt;/p&gt;</w:t>
      </w:r>
    </w:p>
    <w:p w14:paraId="76E5576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&lt;p&gt;</w:t>
      </w:r>
      <w:r w:rsidRPr="00092AA9">
        <w:rPr>
          <w:rFonts w:cs="Times New Roman"/>
          <w:bCs/>
          <w:szCs w:val="28"/>
        </w:rPr>
        <w:t>Сб</w:t>
      </w:r>
      <w:r w:rsidRPr="00092AA9">
        <w:rPr>
          <w:rFonts w:cs="Times New Roman"/>
          <w:bCs/>
          <w:szCs w:val="28"/>
          <w:lang w:val="en-US"/>
        </w:rPr>
        <w:t xml:space="preserve"> — </w:t>
      </w:r>
      <w:r w:rsidRPr="00092AA9">
        <w:rPr>
          <w:rFonts w:cs="Times New Roman"/>
          <w:bCs/>
          <w:szCs w:val="28"/>
        </w:rPr>
        <w:t>Вс</w:t>
      </w:r>
      <w:r w:rsidRPr="00092AA9">
        <w:rPr>
          <w:rFonts w:cs="Times New Roman"/>
          <w:bCs/>
          <w:szCs w:val="28"/>
          <w:lang w:val="en-US"/>
        </w:rPr>
        <w:t>: &lt;strong&gt;09:00 – 21:00&lt;/strong&gt;&lt;/p&gt;</w:t>
      </w:r>
    </w:p>
    <w:p w14:paraId="5757B741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&lt;/section&gt;</w:t>
      </w:r>
    </w:p>
    <w:p w14:paraId="5B1E1D8A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&lt;section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footer__col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2D602AA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&lt;h3&gt;</w:t>
      </w:r>
      <w:r w:rsidRPr="00092AA9">
        <w:rPr>
          <w:rFonts w:cs="Times New Roman"/>
          <w:bCs/>
          <w:szCs w:val="28"/>
        </w:rPr>
        <w:t>Навигация</w:t>
      </w:r>
      <w:r w:rsidRPr="00092AA9">
        <w:rPr>
          <w:rFonts w:cs="Times New Roman"/>
          <w:bCs/>
          <w:szCs w:val="28"/>
          <w:lang w:val="en-US"/>
        </w:rPr>
        <w:t>&lt;/h3&gt;</w:t>
      </w:r>
    </w:p>
    <w:p w14:paraId="5D51E5C5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&lt;ul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footer__nav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29E895E0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="#top"&gt;</w:t>
      </w:r>
      <w:r w:rsidRPr="00092AA9">
        <w:rPr>
          <w:rFonts w:cs="Times New Roman"/>
          <w:bCs/>
          <w:szCs w:val="28"/>
        </w:rPr>
        <w:t>Наверх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5ACA8E03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="gym.html"&gt;</w:t>
      </w:r>
      <w:r w:rsidRPr="00092AA9">
        <w:rPr>
          <w:rFonts w:cs="Times New Roman"/>
          <w:bCs/>
          <w:szCs w:val="28"/>
        </w:rPr>
        <w:t>Тренажерный</w:t>
      </w:r>
      <w:r w:rsidRPr="00092AA9">
        <w:rPr>
          <w:rFonts w:cs="Times New Roman"/>
          <w:bCs/>
          <w:szCs w:val="28"/>
          <w:lang w:val="en-US"/>
        </w:rPr>
        <w:t xml:space="preserve"> </w:t>
      </w:r>
      <w:r w:rsidRPr="00092AA9">
        <w:rPr>
          <w:rFonts w:cs="Times New Roman"/>
          <w:bCs/>
          <w:szCs w:val="28"/>
        </w:rPr>
        <w:t>зал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27B6E88D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="pool.html"&gt;</w:t>
      </w:r>
      <w:r w:rsidRPr="00092AA9">
        <w:rPr>
          <w:rFonts w:cs="Times New Roman"/>
          <w:bCs/>
          <w:szCs w:val="28"/>
        </w:rPr>
        <w:t>Бассейн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2F042C6F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&lt;li&gt;&lt;a </w:t>
      </w:r>
      <w:proofErr w:type="spellStart"/>
      <w:r w:rsidRPr="00092AA9">
        <w:rPr>
          <w:rFonts w:cs="Times New Roman"/>
          <w:bCs/>
          <w:szCs w:val="28"/>
          <w:lang w:val="en-US"/>
        </w:rPr>
        <w:t>href</w:t>
      </w:r>
      <w:proofErr w:type="spellEnd"/>
      <w:r w:rsidRPr="00092AA9">
        <w:rPr>
          <w:rFonts w:cs="Times New Roman"/>
          <w:bCs/>
          <w:szCs w:val="28"/>
          <w:lang w:val="en-US"/>
        </w:rPr>
        <w:t>="fitness.html"&gt;</w:t>
      </w:r>
      <w:r w:rsidRPr="00092AA9">
        <w:rPr>
          <w:rFonts w:cs="Times New Roman"/>
          <w:bCs/>
          <w:szCs w:val="28"/>
        </w:rPr>
        <w:t>Фитнес</w:t>
      </w:r>
      <w:r w:rsidRPr="00092AA9">
        <w:rPr>
          <w:rFonts w:cs="Times New Roman"/>
          <w:bCs/>
          <w:szCs w:val="28"/>
          <w:lang w:val="en-US"/>
        </w:rPr>
        <w:t>&lt;/a&gt;&lt;/li&gt;</w:t>
      </w:r>
    </w:p>
    <w:p w14:paraId="4E29758A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        </w:t>
      </w:r>
      <w:r w:rsidRPr="00092AA9">
        <w:rPr>
          <w:rFonts w:cs="Times New Roman"/>
          <w:bCs/>
          <w:szCs w:val="28"/>
        </w:rPr>
        <w:t>&lt;</w:t>
      </w:r>
      <w:proofErr w:type="spellStart"/>
      <w:r w:rsidRPr="00092AA9">
        <w:rPr>
          <w:rFonts w:cs="Times New Roman"/>
          <w:bCs/>
          <w:szCs w:val="28"/>
        </w:rPr>
        <w:t>li</w:t>
      </w:r>
      <w:proofErr w:type="spellEnd"/>
      <w:proofErr w:type="gramStart"/>
      <w:r w:rsidRPr="00092AA9">
        <w:rPr>
          <w:rFonts w:cs="Times New Roman"/>
          <w:bCs/>
          <w:szCs w:val="28"/>
        </w:rPr>
        <w:t>&gt;&lt;</w:t>
      </w:r>
      <w:proofErr w:type="gramEnd"/>
      <w:r w:rsidRPr="00092AA9">
        <w:rPr>
          <w:rFonts w:cs="Times New Roman"/>
          <w:bCs/>
          <w:szCs w:val="28"/>
        </w:rPr>
        <w:t xml:space="preserve">a </w:t>
      </w:r>
      <w:proofErr w:type="spellStart"/>
      <w:r w:rsidRPr="00092AA9">
        <w:rPr>
          <w:rFonts w:cs="Times New Roman"/>
          <w:bCs/>
          <w:szCs w:val="28"/>
        </w:rPr>
        <w:t>href</w:t>
      </w:r>
      <w:proofErr w:type="spellEnd"/>
      <w:r w:rsidRPr="00092AA9">
        <w:rPr>
          <w:rFonts w:cs="Times New Roman"/>
          <w:bCs/>
          <w:szCs w:val="28"/>
        </w:rPr>
        <w:t>="rules.html</w:t>
      </w:r>
      <w:proofErr w:type="gramStart"/>
      <w:r w:rsidRPr="00092AA9">
        <w:rPr>
          <w:rFonts w:cs="Times New Roman"/>
          <w:bCs/>
          <w:szCs w:val="28"/>
        </w:rPr>
        <w:t>"&gt;Правила</w:t>
      </w:r>
      <w:proofErr w:type="gramEnd"/>
      <w:r w:rsidRPr="00092AA9">
        <w:rPr>
          <w:rFonts w:cs="Times New Roman"/>
          <w:bCs/>
          <w:szCs w:val="28"/>
        </w:rPr>
        <w:t xml:space="preserve"> и политика комплекса&lt;/</w:t>
      </w:r>
      <w:proofErr w:type="gramStart"/>
      <w:r w:rsidRPr="00092AA9">
        <w:rPr>
          <w:rFonts w:cs="Times New Roman"/>
          <w:bCs/>
          <w:szCs w:val="28"/>
        </w:rPr>
        <w:t>a&gt;&lt;</w:t>
      </w:r>
      <w:proofErr w:type="gramEnd"/>
      <w:r w:rsidRPr="00092AA9">
        <w:rPr>
          <w:rFonts w:cs="Times New Roman"/>
          <w:bCs/>
          <w:szCs w:val="28"/>
        </w:rPr>
        <w:t>/</w:t>
      </w:r>
      <w:proofErr w:type="spellStart"/>
      <w:r w:rsidRPr="00092AA9">
        <w:rPr>
          <w:rFonts w:cs="Times New Roman"/>
          <w:bCs/>
          <w:szCs w:val="28"/>
        </w:rPr>
        <w:t>li</w:t>
      </w:r>
      <w:proofErr w:type="spellEnd"/>
      <w:r w:rsidRPr="00092AA9">
        <w:rPr>
          <w:rFonts w:cs="Times New Roman"/>
          <w:bCs/>
          <w:szCs w:val="28"/>
        </w:rPr>
        <w:t>&gt;</w:t>
      </w:r>
    </w:p>
    <w:p w14:paraId="278F1975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</w:rPr>
        <w:t xml:space="preserve">                    </w:t>
      </w:r>
      <w:r w:rsidRPr="00092AA9">
        <w:rPr>
          <w:rFonts w:cs="Times New Roman"/>
          <w:bCs/>
          <w:szCs w:val="28"/>
          <w:lang w:val="en-US"/>
        </w:rPr>
        <w:t>&lt;/ul&gt;</w:t>
      </w:r>
    </w:p>
    <w:p w14:paraId="37D06DAE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&lt;/section&gt;</w:t>
      </w:r>
    </w:p>
    <w:p w14:paraId="520C6D53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&lt;/div&gt;</w:t>
      </w:r>
    </w:p>
    <w:p w14:paraId="41CADD1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  <w:lang w:val="en-US"/>
        </w:rPr>
      </w:pPr>
      <w:r w:rsidRPr="00092AA9">
        <w:rPr>
          <w:rFonts w:cs="Times New Roman"/>
          <w:bCs/>
          <w:szCs w:val="28"/>
          <w:lang w:val="en-US"/>
        </w:rPr>
        <w:t xml:space="preserve">            &lt;div class="</w:t>
      </w:r>
      <w:proofErr w:type="spellStart"/>
      <w:r w:rsidRPr="00092AA9">
        <w:rPr>
          <w:rFonts w:cs="Times New Roman"/>
          <w:bCs/>
          <w:szCs w:val="28"/>
          <w:lang w:val="en-US"/>
        </w:rPr>
        <w:t>footer__copy</w:t>
      </w:r>
      <w:proofErr w:type="spellEnd"/>
      <w:r w:rsidRPr="00092AA9">
        <w:rPr>
          <w:rFonts w:cs="Times New Roman"/>
          <w:bCs/>
          <w:szCs w:val="28"/>
          <w:lang w:val="en-US"/>
        </w:rPr>
        <w:t>"&gt;</w:t>
      </w:r>
    </w:p>
    <w:p w14:paraId="1E8FE62A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  <w:lang w:val="en-US"/>
        </w:rPr>
        <w:t xml:space="preserve">                </w:t>
      </w:r>
      <w:r w:rsidRPr="00092AA9">
        <w:rPr>
          <w:rFonts w:cs="Times New Roman"/>
          <w:bCs/>
          <w:szCs w:val="28"/>
        </w:rPr>
        <w:t>&lt;p&gt;&amp;#169; Бескоровайный Кирилл Алексеевич 6ПИ 2026&lt;/p&gt;</w:t>
      </w:r>
    </w:p>
    <w:p w14:paraId="117D9EF2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</w:rPr>
        <w:t xml:space="preserve">            &lt;/</w:t>
      </w:r>
      <w:proofErr w:type="spellStart"/>
      <w:r w:rsidRPr="00092AA9">
        <w:rPr>
          <w:rFonts w:cs="Times New Roman"/>
          <w:bCs/>
          <w:szCs w:val="28"/>
        </w:rPr>
        <w:t>div</w:t>
      </w:r>
      <w:proofErr w:type="spellEnd"/>
      <w:r w:rsidRPr="00092AA9">
        <w:rPr>
          <w:rFonts w:cs="Times New Roman"/>
          <w:bCs/>
          <w:szCs w:val="28"/>
        </w:rPr>
        <w:t>&gt;</w:t>
      </w:r>
    </w:p>
    <w:p w14:paraId="1B475A8C" w14:textId="77777777" w:rsidR="00092AA9" w:rsidRPr="00092AA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</w:rPr>
        <w:t xml:space="preserve">        &lt;/</w:t>
      </w:r>
      <w:proofErr w:type="spellStart"/>
      <w:r w:rsidRPr="00092AA9">
        <w:rPr>
          <w:rFonts w:cs="Times New Roman"/>
          <w:bCs/>
          <w:szCs w:val="28"/>
        </w:rPr>
        <w:t>div</w:t>
      </w:r>
      <w:proofErr w:type="spellEnd"/>
      <w:r w:rsidRPr="00092AA9">
        <w:rPr>
          <w:rFonts w:cs="Times New Roman"/>
          <w:bCs/>
          <w:szCs w:val="28"/>
        </w:rPr>
        <w:t>&gt;</w:t>
      </w:r>
    </w:p>
    <w:p w14:paraId="50493161" w14:textId="1B695BEB" w:rsidR="00B82389" w:rsidRPr="00B82389" w:rsidRDefault="00092AA9" w:rsidP="00092AA9">
      <w:pPr>
        <w:spacing w:line="240" w:lineRule="auto"/>
        <w:ind w:left="1152"/>
        <w:rPr>
          <w:rFonts w:cs="Times New Roman"/>
          <w:bCs/>
          <w:szCs w:val="28"/>
        </w:rPr>
      </w:pPr>
      <w:r w:rsidRPr="00092AA9">
        <w:rPr>
          <w:rFonts w:cs="Times New Roman"/>
          <w:bCs/>
          <w:szCs w:val="28"/>
        </w:rPr>
        <w:t xml:space="preserve">    &lt;/</w:t>
      </w:r>
      <w:proofErr w:type="spellStart"/>
      <w:r w:rsidRPr="00092AA9">
        <w:rPr>
          <w:rFonts w:cs="Times New Roman"/>
          <w:bCs/>
          <w:szCs w:val="28"/>
        </w:rPr>
        <w:t>footer</w:t>
      </w:r>
      <w:proofErr w:type="spellEnd"/>
      <w:r w:rsidRPr="00092AA9">
        <w:rPr>
          <w:rFonts w:cs="Times New Roman"/>
          <w:bCs/>
          <w:szCs w:val="28"/>
        </w:rPr>
        <w:t>&gt;</w:t>
      </w:r>
    </w:p>
    <w:p w14:paraId="10EFA17D" w14:textId="2D0C0249" w:rsidR="00656AA8" w:rsidRDefault="00656AA8" w:rsidP="00656AA8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2</w:t>
      </w:r>
      <w:r w:rsidRPr="00656AA8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файл </w:t>
      </w:r>
      <w:r w:rsidR="00407522">
        <w:rPr>
          <w:rFonts w:cs="Times New Roman"/>
          <w:bCs/>
          <w:szCs w:val="28"/>
          <w:lang w:val="en-US"/>
        </w:rPr>
        <w:t>gym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html</w:t>
      </w:r>
      <w:r>
        <w:rPr>
          <w:rFonts w:cs="Times New Roman"/>
          <w:bCs/>
          <w:szCs w:val="28"/>
        </w:rPr>
        <w:t xml:space="preserve"> (</w:t>
      </w:r>
      <w:r w:rsidR="00407522">
        <w:rPr>
          <w:rFonts w:cs="Times New Roman"/>
          <w:bCs/>
          <w:szCs w:val="28"/>
        </w:rPr>
        <w:t>С</w:t>
      </w:r>
      <w:r>
        <w:rPr>
          <w:rFonts w:cs="Times New Roman"/>
          <w:bCs/>
          <w:szCs w:val="28"/>
        </w:rPr>
        <w:t>траница</w:t>
      </w:r>
      <w:r w:rsidR="00407522">
        <w:rPr>
          <w:rFonts w:cs="Times New Roman"/>
          <w:bCs/>
          <w:szCs w:val="28"/>
        </w:rPr>
        <w:t xml:space="preserve"> тренажерного зала</w:t>
      </w:r>
      <w:r>
        <w:rPr>
          <w:rFonts w:cs="Times New Roman"/>
          <w:bCs/>
          <w:szCs w:val="28"/>
        </w:rPr>
        <w:t>)</w:t>
      </w:r>
    </w:p>
    <w:p w14:paraId="2C22971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>&lt;main&gt;</w:t>
      </w:r>
    </w:p>
    <w:p w14:paraId="460BAF4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&lt;section class="page-hero"&gt;</w:t>
      </w:r>
    </w:p>
    <w:p w14:paraId="494F8FF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&lt;div class="container"&gt;</w:t>
      </w:r>
    </w:p>
    <w:p w14:paraId="0C53669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&lt;h1&gt;</w:t>
      </w:r>
      <w:r w:rsidRPr="00BC308B">
        <w:rPr>
          <w:rFonts w:cs="Times New Roman"/>
          <w:bCs/>
          <w:szCs w:val="28"/>
        </w:rPr>
        <w:t>Тренажерный</w:t>
      </w:r>
      <w:r w:rsidRPr="00BC308B">
        <w:rPr>
          <w:rFonts w:cs="Times New Roman"/>
          <w:bCs/>
          <w:szCs w:val="28"/>
          <w:lang w:val="en-US"/>
        </w:rPr>
        <w:t xml:space="preserve"> </w:t>
      </w:r>
      <w:r w:rsidRPr="00BC308B">
        <w:rPr>
          <w:rFonts w:cs="Times New Roman"/>
          <w:bCs/>
          <w:szCs w:val="28"/>
        </w:rPr>
        <w:t>зал</w:t>
      </w:r>
      <w:r w:rsidRPr="00BC308B">
        <w:rPr>
          <w:rFonts w:cs="Times New Roman"/>
          <w:bCs/>
          <w:szCs w:val="28"/>
          <w:lang w:val="en-US"/>
        </w:rPr>
        <w:t>&lt;/h1&gt;</w:t>
      </w:r>
    </w:p>
    <w:p w14:paraId="7692FFC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</w:t>
      </w:r>
      <w:r w:rsidRPr="00BC308B">
        <w:rPr>
          <w:rFonts w:cs="Times New Roman"/>
          <w:bCs/>
          <w:szCs w:val="28"/>
        </w:rPr>
        <w:t>&lt;p&gt;Профессиональное пространство для вашей трансформации&lt;/p&gt;</w:t>
      </w:r>
    </w:p>
    <w:p w14:paraId="006C329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</w:rPr>
        <w:t xml:space="preserve">            </w:t>
      </w:r>
      <w:r w:rsidRPr="00BC308B">
        <w:rPr>
          <w:rFonts w:cs="Times New Roman"/>
          <w:bCs/>
          <w:szCs w:val="28"/>
          <w:lang w:val="en-US"/>
        </w:rPr>
        <w:t>&lt;/div&gt;</w:t>
      </w:r>
    </w:p>
    <w:p w14:paraId="51DE9477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&lt;/section&gt;</w:t>
      </w:r>
    </w:p>
    <w:p w14:paraId="62F2747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0A6BF439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lastRenderedPageBreak/>
        <w:t xml:space="preserve">            &lt;section class="gym-info"&gt;</w:t>
      </w:r>
    </w:p>
    <w:p w14:paraId="6A84D82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C308B">
        <w:rPr>
          <w:rFonts w:cs="Times New Roman"/>
          <w:bCs/>
          <w:szCs w:val="28"/>
        </w:rPr>
        <w:t>Почему</w:t>
      </w:r>
      <w:r w:rsidRPr="00BC308B">
        <w:rPr>
          <w:rFonts w:cs="Times New Roman"/>
          <w:bCs/>
          <w:szCs w:val="28"/>
          <w:lang w:val="en-US"/>
        </w:rPr>
        <w:t xml:space="preserve"> </w:t>
      </w:r>
      <w:r w:rsidRPr="00BC308B">
        <w:rPr>
          <w:rFonts w:cs="Times New Roman"/>
          <w:bCs/>
          <w:szCs w:val="28"/>
        </w:rPr>
        <w:t>выбирают</w:t>
      </w:r>
      <w:r w:rsidRPr="00BC308B">
        <w:rPr>
          <w:rFonts w:cs="Times New Roman"/>
          <w:bCs/>
          <w:szCs w:val="28"/>
          <w:lang w:val="en-US"/>
        </w:rPr>
        <w:t xml:space="preserve"> </w:t>
      </w:r>
      <w:r w:rsidRPr="00BC308B">
        <w:rPr>
          <w:rFonts w:cs="Times New Roman"/>
          <w:bCs/>
          <w:szCs w:val="28"/>
        </w:rPr>
        <w:t>наш</w:t>
      </w:r>
      <w:r w:rsidRPr="00BC308B">
        <w:rPr>
          <w:rFonts w:cs="Times New Roman"/>
          <w:bCs/>
          <w:szCs w:val="28"/>
          <w:lang w:val="en-US"/>
        </w:rPr>
        <w:t xml:space="preserve"> </w:t>
      </w:r>
      <w:proofErr w:type="gramStart"/>
      <w:r w:rsidRPr="00BC308B">
        <w:rPr>
          <w:rFonts w:cs="Times New Roman"/>
          <w:bCs/>
          <w:szCs w:val="28"/>
        </w:rPr>
        <w:t>зал</w:t>
      </w:r>
      <w:r w:rsidRPr="00BC308B">
        <w:rPr>
          <w:rFonts w:cs="Times New Roman"/>
          <w:bCs/>
          <w:szCs w:val="28"/>
          <w:lang w:val="en-US"/>
        </w:rPr>
        <w:t>?&lt;</w:t>
      </w:r>
      <w:proofErr w:type="gramEnd"/>
      <w:r w:rsidRPr="00BC308B">
        <w:rPr>
          <w:rFonts w:cs="Times New Roman"/>
          <w:bCs/>
          <w:szCs w:val="28"/>
          <w:lang w:val="en-US"/>
        </w:rPr>
        <w:t>/h2&gt;</w:t>
      </w:r>
    </w:p>
    <w:p w14:paraId="0564C81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&lt;div class="grid-container"&gt;</w:t>
      </w:r>
    </w:p>
    <w:p w14:paraId="065C696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class="card"&gt;</w:t>
      </w:r>
    </w:p>
    <w:p w14:paraId="22456359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</w:t>
      </w:r>
      <w:r w:rsidRPr="00BC308B">
        <w:rPr>
          <w:rFonts w:cs="Times New Roman"/>
          <w:bCs/>
          <w:szCs w:val="28"/>
        </w:rPr>
        <w:t>&lt;h</w:t>
      </w:r>
      <w:proofErr w:type="gramStart"/>
      <w:r w:rsidRPr="00BC308B">
        <w:rPr>
          <w:rFonts w:cs="Times New Roman"/>
          <w:bCs/>
          <w:szCs w:val="28"/>
        </w:rPr>
        <w:t>3&gt;Площадь</w:t>
      </w:r>
      <w:proofErr w:type="gramEnd"/>
      <w:r w:rsidRPr="00BC308B">
        <w:rPr>
          <w:rFonts w:cs="Times New Roman"/>
          <w:bCs/>
          <w:szCs w:val="28"/>
        </w:rPr>
        <w:t xml:space="preserve"> 1000м²&lt;/h3&gt;</w:t>
      </w:r>
    </w:p>
    <w:p w14:paraId="5B01249F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&lt;p&gt;Просторные зоны для </w:t>
      </w:r>
      <w:proofErr w:type="gramStart"/>
      <w:r w:rsidRPr="00BC308B">
        <w:rPr>
          <w:rFonts w:cs="Times New Roman"/>
          <w:bCs/>
          <w:szCs w:val="28"/>
        </w:rPr>
        <w:t>тренировок.&lt;</w:t>
      </w:r>
      <w:proofErr w:type="gramEnd"/>
      <w:r w:rsidRPr="00BC308B">
        <w:rPr>
          <w:rFonts w:cs="Times New Roman"/>
          <w:bCs/>
          <w:szCs w:val="28"/>
        </w:rPr>
        <w:t>/p&gt;</w:t>
      </w:r>
    </w:p>
    <w:p w14:paraId="55E6D90D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</w:rPr>
        <w:t xml:space="preserve">                    </w:t>
      </w:r>
      <w:r w:rsidRPr="00BC308B">
        <w:rPr>
          <w:rFonts w:cs="Times New Roman"/>
          <w:bCs/>
          <w:szCs w:val="28"/>
          <w:lang w:val="en-US"/>
        </w:rPr>
        <w:t>&lt;/div&gt;</w:t>
      </w:r>
    </w:p>
    <w:p w14:paraId="1421BA2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class="card"&gt;</w:t>
      </w:r>
    </w:p>
    <w:p w14:paraId="6CEEB890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&lt;h3&gt;PRO-</w:t>
      </w:r>
      <w:r w:rsidRPr="00BC308B">
        <w:rPr>
          <w:rFonts w:cs="Times New Roman"/>
          <w:bCs/>
          <w:szCs w:val="28"/>
        </w:rPr>
        <w:t>оборудование</w:t>
      </w:r>
      <w:r w:rsidRPr="00BC308B">
        <w:rPr>
          <w:rFonts w:cs="Times New Roman"/>
          <w:bCs/>
          <w:szCs w:val="28"/>
          <w:lang w:val="en-US"/>
        </w:rPr>
        <w:t>&lt;/h3&gt;</w:t>
      </w:r>
    </w:p>
    <w:p w14:paraId="1D2B631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&lt;p&gt;Hammer Strength </w:t>
      </w:r>
      <w:r w:rsidRPr="00BC308B">
        <w:rPr>
          <w:rFonts w:cs="Times New Roman"/>
          <w:bCs/>
          <w:szCs w:val="28"/>
        </w:rPr>
        <w:t>и</w:t>
      </w:r>
      <w:r w:rsidRPr="00BC308B">
        <w:rPr>
          <w:rFonts w:cs="Times New Roman"/>
          <w:bCs/>
          <w:szCs w:val="28"/>
          <w:lang w:val="en-US"/>
        </w:rPr>
        <w:t xml:space="preserve"> Life </w:t>
      </w:r>
      <w:proofErr w:type="gramStart"/>
      <w:r w:rsidRPr="00BC308B">
        <w:rPr>
          <w:rFonts w:cs="Times New Roman"/>
          <w:bCs/>
          <w:szCs w:val="28"/>
          <w:lang w:val="en-US"/>
        </w:rPr>
        <w:t>Fitness.&lt;</w:t>
      </w:r>
      <w:proofErr w:type="gramEnd"/>
      <w:r w:rsidRPr="00BC308B">
        <w:rPr>
          <w:rFonts w:cs="Times New Roman"/>
          <w:bCs/>
          <w:szCs w:val="28"/>
          <w:lang w:val="en-US"/>
        </w:rPr>
        <w:t>/p&gt;</w:t>
      </w:r>
    </w:p>
    <w:p w14:paraId="2484A5FF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</w:t>
      </w:r>
      <w:r w:rsidRPr="00BC308B">
        <w:rPr>
          <w:rFonts w:cs="Times New Roman"/>
          <w:bCs/>
          <w:szCs w:val="28"/>
        </w:rPr>
        <w:t>&lt;/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0FE0F62A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&lt;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 xml:space="preserve"> </w:t>
      </w:r>
      <w:proofErr w:type="spellStart"/>
      <w:r w:rsidRPr="00BC308B">
        <w:rPr>
          <w:rFonts w:cs="Times New Roman"/>
          <w:bCs/>
          <w:szCs w:val="28"/>
        </w:rPr>
        <w:t>class</w:t>
      </w:r>
      <w:proofErr w:type="spellEnd"/>
      <w:r w:rsidRPr="00BC308B">
        <w:rPr>
          <w:rFonts w:cs="Times New Roman"/>
          <w:bCs/>
          <w:szCs w:val="28"/>
        </w:rPr>
        <w:t>="</w:t>
      </w:r>
      <w:proofErr w:type="spellStart"/>
      <w:r w:rsidRPr="00BC308B">
        <w:rPr>
          <w:rFonts w:cs="Times New Roman"/>
          <w:bCs/>
          <w:szCs w:val="28"/>
        </w:rPr>
        <w:t>card</w:t>
      </w:r>
      <w:proofErr w:type="spellEnd"/>
      <w:r w:rsidRPr="00BC308B">
        <w:rPr>
          <w:rFonts w:cs="Times New Roman"/>
          <w:bCs/>
          <w:szCs w:val="28"/>
        </w:rPr>
        <w:t>"&gt;</w:t>
      </w:r>
    </w:p>
    <w:p w14:paraId="44506A8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&lt;h</w:t>
      </w:r>
      <w:proofErr w:type="gramStart"/>
      <w:r w:rsidRPr="00BC308B">
        <w:rPr>
          <w:rFonts w:cs="Times New Roman"/>
          <w:bCs/>
          <w:szCs w:val="28"/>
        </w:rPr>
        <w:t>3&gt;Климат</w:t>
      </w:r>
      <w:proofErr w:type="gramEnd"/>
      <w:r w:rsidRPr="00BC308B">
        <w:rPr>
          <w:rFonts w:cs="Times New Roman"/>
          <w:bCs/>
          <w:szCs w:val="28"/>
        </w:rPr>
        <w:t>-контроль&lt;/h3&gt;</w:t>
      </w:r>
    </w:p>
    <w:p w14:paraId="5C13522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&lt;p&gt;Свежий воздух 24/</w:t>
      </w:r>
      <w:proofErr w:type="gramStart"/>
      <w:r w:rsidRPr="00BC308B">
        <w:rPr>
          <w:rFonts w:cs="Times New Roman"/>
          <w:bCs/>
          <w:szCs w:val="28"/>
        </w:rPr>
        <w:t>7.&lt;</w:t>
      </w:r>
      <w:proofErr w:type="gramEnd"/>
      <w:r w:rsidRPr="00BC308B">
        <w:rPr>
          <w:rFonts w:cs="Times New Roman"/>
          <w:bCs/>
          <w:szCs w:val="28"/>
        </w:rPr>
        <w:t>/p&gt;</w:t>
      </w:r>
    </w:p>
    <w:p w14:paraId="6C44445D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</w:rPr>
        <w:t xml:space="preserve">                    </w:t>
      </w:r>
      <w:r w:rsidRPr="00BC308B">
        <w:rPr>
          <w:rFonts w:cs="Times New Roman"/>
          <w:bCs/>
          <w:szCs w:val="28"/>
          <w:lang w:val="en-US"/>
        </w:rPr>
        <w:t>&lt;/div&gt;</w:t>
      </w:r>
    </w:p>
    <w:p w14:paraId="11FF9096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class="card"&gt;</w:t>
      </w:r>
    </w:p>
    <w:p w14:paraId="145A741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&lt;h3&gt;PRO-</w:t>
      </w:r>
      <w:r w:rsidRPr="00BC308B">
        <w:rPr>
          <w:rFonts w:cs="Times New Roman"/>
          <w:bCs/>
          <w:szCs w:val="28"/>
        </w:rPr>
        <w:t>тренеры</w:t>
      </w:r>
      <w:r w:rsidRPr="00BC308B">
        <w:rPr>
          <w:rFonts w:cs="Times New Roman"/>
          <w:bCs/>
          <w:szCs w:val="28"/>
          <w:lang w:val="en-US"/>
        </w:rPr>
        <w:t>&lt;/h3&gt;</w:t>
      </w:r>
    </w:p>
    <w:p w14:paraId="6D23F5D6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</w:t>
      </w:r>
      <w:r w:rsidRPr="00BC308B">
        <w:rPr>
          <w:rFonts w:cs="Times New Roman"/>
          <w:bCs/>
          <w:szCs w:val="28"/>
        </w:rPr>
        <w:t xml:space="preserve">&lt;p&gt;Сертифицированные </w:t>
      </w:r>
      <w:proofErr w:type="gramStart"/>
      <w:r w:rsidRPr="00BC308B">
        <w:rPr>
          <w:rFonts w:cs="Times New Roman"/>
          <w:bCs/>
          <w:szCs w:val="28"/>
        </w:rPr>
        <w:t>специалисты.&lt;</w:t>
      </w:r>
      <w:proofErr w:type="gramEnd"/>
      <w:r w:rsidRPr="00BC308B">
        <w:rPr>
          <w:rFonts w:cs="Times New Roman"/>
          <w:bCs/>
          <w:szCs w:val="28"/>
        </w:rPr>
        <w:t>/p&gt;</w:t>
      </w:r>
    </w:p>
    <w:p w14:paraId="179AF307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&lt;/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2E6A16C1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</w:rPr>
        <w:t xml:space="preserve">                </w:t>
      </w:r>
      <w:r w:rsidRPr="00BC308B">
        <w:rPr>
          <w:rFonts w:cs="Times New Roman"/>
          <w:bCs/>
          <w:szCs w:val="28"/>
          <w:lang w:val="en-US"/>
        </w:rPr>
        <w:t>&lt;/div&gt;</w:t>
      </w:r>
    </w:p>
    <w:p w14:paraId="36F7C15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&lt;/section&gt;</w:t>
      </w:r>
    </w:p>
    <w:p w14:paraId="59C09DD6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&lt;section class="equipment"&gt;</w:t>
      </w:r>
    </w:p>
    <w:p w14:paraId="4D741147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C308B">
        <w:rPr>
          <w:rFonts w:cs="Times New Roman"/>
          <w:bCs/>
          <w:szCs w:val="28"/>
        </w:rPr>
        <w:t>Наше</w:t>
      </w:r>
      <w:r w:rsidRPr="00BC308B">
        <w:rPr>
          <w:rFonts w:cs="Times New Roman"/>
          <w:bCs/>
          <w:szCs w:val="28"/>
          <w:lang w:val="en-US"/>
        </w:rPr>
        <w:t xml:space="preserve"> </w:t>
      </w:r>
      <w:r w:rsidRPr="00BC308B">
        <w:rPr>
          <w:rFonts w:cs="Times New Roman"/>
          <w:bCs/>
          <w:szCs w:val="28"/>
        </w:rPr>
        <w:t>оборудование</w:t>
      </w:r>
      <w:r w:rsidRPr="00BC308B">
        <w:rPr>
          <w:rFonts w:cs="Times New Roman"/>
          <w:bCs/>
          <w:szCs w:val="28"/>
          <w:lang w:val="en-US"/>
        </w:rPr>
        <w:t>&lt;/h2&gt;</w:t>
      </w:r>
    </w:p>
    <w:p w14:paraId="78C7B84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&lt;div class="equipment-wrap"&gt;</w:t>
      </w:r>
    </w:p>
    <w:p w14:paraId="20F502FD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&lt;ul class="equipment-list"&gt;</w:t>
      </w:r>
    </w:p>
    <w:p w14:paraId="7280682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</w:t>
      </w:r>
      <w:r w:rsidRPr="00BC308B">
        <w:rPr>
          <w:rFonts w:cs="Times New Roman"/>
          <w:bCs/>
          <w:szCs w:val="28"/>
        </w:rPr>
        <w:t>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&gt;Силовые рамы&lt;/li&gt;</w:t>
      </w:r>
    </w:p>
    <w:p w14:paraId="432925A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&gt;Жим ногами&lt;/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1C96E84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&gt;Машина Смита&lt;/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645935B1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&gt;Кроссоверы&lt;/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4D6DC1F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&gt;Гантельный ряд&lt;/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06B6BB1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&gt;Беговые дорожки&lt;/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2B34D240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&gt;Эллипсы&lt;/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2472BA1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&gt;Гребные тренажеры&lt;/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605AD4B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&gt;Скамьи для жима&lt;/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179F0C5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    &lt;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&gt;Свободные веса&lt;/</w:t>
      </w:r>
      <w:proofErr w:type="spellStart"/>
      <w:r w:rsidRPr="00BC308B">
        <w:rPr>
          <w:rFonts w:cs="Times New Roman"/>
          <w:bCs/>
          <w:szCs w:val="28"/>
        </w:rPr>
        <w:t>li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4BA9C86A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    &lt;/</w:t>
      </w:r>
      <w:proofErr w:type="spellStart"/>
      <w:r w:rsidRPr="00BC308B">
        <w:rPr>
          <w:rFonts w:cs="Times New Roman"/>
          <w:bCs/>
          <w:szCs w:val="28"/>
        </w:rPr>
        <w:t>ul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4B7A5DA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</w:rPr>
        <w:t xml:space="preserve">                </w:t>
      </w:r>
      <w:r w:rsidRPr="00BC308B">
        <w:rPr>
          <w:rFonts w:cs="Times New Roman"/>
          <w:bCs/>
          <w:szCs w:val="28"/>
          <w:lang w:val="en-US"/>
        </w:rPr>
        <w:t>&lt;/div&gt;</w:t>
      </w:r>
    </w:p>
    <w:p w14:paraId="3068A78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&lt;/section&gt;</w:t>
      </w:r>
    </w:p>
    <w:p w14:paraId="39EF3B7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&lt;section class="pricing"&gt;</w:t>
      </w:r>
    </w:p>
    <w:p w14:paraId="29C9D74B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C308B">
        <w:rPr>
          <w:rFonts w:cs="Times New Roman"/>
          <w:bCs/>
          <w:szCs w:val="28"/>
        </w:rPr>
        <w:t>Абонементы</w:t>
      </w:r>
      <w:r w:rsidRPr="00BC308B">
        <w:rPr>
          <w:rFonts w:cs="Times New Roman"/>
          <w:bCs/>
          <w:szCs w:val="28"/>
          <w:lang w:val="en-US"/>
        </w:rPr>
        <w:t>&lt;/h2&gt;</w:t>
      </w:r>
    </w:p>
    <w:p w14:paraId="3F552A8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&lt;div class="grid-container"&gt;</w:t>
      </w:r>
    </w:p>
    <w:p w14:paraId="414CF4BA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class="price-card"&gt;</w:t>
      </w:r>
    </w:p>
    <w:p w14:paraId="40555731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&lt;h3&gt;</w:t>
      </w:r>
      <w:r w:rsidRPr="00BC308B">
        <w:rPr>
          <w:rFonts w:cs="Times New Roman"/>
          <w:bCs/>
          <w:szCs w:val="28"/>
        </w:rPr>
        <w:t>Старт</w:t>
      </w:r>
      <w:r w:rsidRPr="00BC308B">
        <w:rPr>
          <w:rFonts w:cs="Times New Roman"/>
          <w:bCs/>
          <w:szCs w:val="28"/>
          <w:lang w:val="en-US"/>
        </w:rPr>
        <w:t>&lt;/h3&gt;</w:t>
      </w:r>
    </w:p>
    <w:p w14:paraId="24FEC18D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lastRenderedPageBreak/>
        <w:t xml:space="preserve">                        &lt;p class="price-</w:t>
      </w:r>
      <w:proofErr w:type="spellStart"/>
      <w:r w:rsidRPr="00BC308B">
        <w:rPr>
          <w:rFonts w:cs="Times New Roman"/>
          <w:bCs/>
          <w:szCs w:val="28"/>
          <w:lang w:val="en-US"/>
        </w:rPr>
        <w:t>val</w:t>
      </w:r>
      <w:proofErr w:type="spellEnd"/>
      <w:r w:rsidRPr="00BC308B">
        <w:rPr>
          <w:rFonts w:cs="Times New Roman"/>
          <w:bCs/>
          <w:szCs w:val="28"/>
          <w:lang w:val="en-US"/>
        </w:rPr>
        <w:t>"&gt;80 BYN&lt;/p&gt;</w:t>
      </w:r>
    </w:p>
    <w:p w14:paraId="5C541464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BC308B">
        <w:rPr>
          <w:rFonts w:cs="Times New Roman"/>
          <w:bCs/>
          <w:szCs w:val="28"/>
          <w:lang w:val="en-US"/>
        </w:rPr>
        <w:t>href</w:t>
      </w:r>
      <w:proofErr w:type="spellEnd"/>
      <w:r w:rsidRPr="00BC308B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BC308B">
        <w:rPr>
          <w:rFonts w:cs="Times New Roman"/>
          <w:bCs/>
          <w:szCs w:val="28"/>
          <w:lang w:val="en-US"/>
        </w:rPr>
        <w:t>btn</w:t>
      </w:r>
      <w:proofErr w:type="spellEnd"/>
      <w:r w:rsidRPr="00BC308B">
        <w:rPr>
          <w:rFonts w:cs="Times New Roman"/>
          <w:bCs/>
          <w:szCs w:val="28"/>
          <w:lang w:val="en-US"/>
        </w:rPr>
        <w:t>-primary"&gt;</w:t>
      </w:r>
      <w:r w:rsidRPr="00BC308B">
        <w:rPr>
          <w:rFonts w:cs="Times New Roman"/>
          <w:bCs/>
          <w:szCs w:val="28"/>
        </w:rPr>
        <w:t>Выбрать</w:t>
      </w:r>
      <w:r w:rsidRPr="00BC308B">
        <w:rPr>
          <w:rFonts w:cs="Times New Roman"/>
          <w:bCs/>
          <w:szCs w:val="28"/>
          <w:lang w:val="en-US"/>
        </w:rPr>
        <w:t>&lt;/a&gt;</w:t>
      </w:r>
    </w:p>
    <w:p w14:paraId="209F15D3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1214FCC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class="price-card price-card-popular"&gt;</w:t>
      </w:r>
    </w:p>
    <w:p w14:paraId="4A32D9FA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&lt;h3&gt;</w:t>
      </w:r>
      <w:r w:rsidRPr="00BC308B">
        <w:rPr>
          <w:rFonts w:cs="Times New Roman"/>
          <w:bCs/>
          <w:szCs w:val="28"/>
        </w:rPr>
        <w:t>Безлимит</w:t>
      </w:r>
      <w:r w:rsidRPr="00BC308B">
        <w:rPr>
          <w:rFonts w:cs="Times New Roman"/>
          <w:bCs/>
          <w:szCs w:val="28"/>
          <w:lang w:val="en-US"/>
        </w:rPr>
        <w:t>&lt;/h3&gt;</w:t>
      </w:r>
    </w:p>
    <w:p w14:paraId="1BE12AAF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&lt;p class="price-</w:t>
      </w:r>
      <w:proofErr w:type="spellStart"/>
      <w:r w:rsidRPr="00BC308B">
        <w:rPr>
          <w:rFonts w:cs="Times New Roman"/>
          <w:bCs/>
          <w:szCs w:val="28"/>
          <w:lang w:val="en-US"/>
        </w:rPr>
        <w:t>val</w:t>
      </w:r>
      <w:proofErr w:type="spellEnd"/>
      <w:r w:rsidRPr="00BC308B">
        <w:rPr>
          <w:rFonts w:cs="Times New Roman"/>
          <w:bCs/>
          <w:szCs w:val="28"/>
          <w:lang w:val="en-US"/>
        </w:rPr>
        <w:t>"&gt;120 BYN&lt;/p&gt;</w:t>
      </w:r>
    </w:p>
    <w:p w14:paraId="282F2D67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BC308B">
        <w:rPr>
          <w:rFonts w:cs="Times New Roman"/>
          <w:bCs/>
          <w:szCs w:val="28"/>
          <w:lang w:val="en-US"/>
        </w:rPr>
        <w:t>href</w:t>
      </w:r>
      <w:proofErr w:type="spellEnd"/>
      <w:r w:rsidRPr="00BC308B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BC308B">
        <w:rPr>
          <w:rFonts w:cs="Times New Roman"/>
          <w:bCs/>
          <w:szCs w:val="28"/>
          <w:lang w:val="en-US"/>
        </w:rPr>
        <w:t>btn</w:t>
      </w:r>
      <w:proofErr w:type="spellEnd"/>
      <w:r w:rsidRPr="00BC308B">
        <w:rPr>
          <w:rFonts w:cs="Times New Roman"/>
          <w:bCs/>
          <w:szCs w:val="28"/>
          <w:lang w:val="en-US"/>
        </w:rPr>
        <w:t>-primary"&gt;</w:t>
      </w:r>
      <w:r w:rsidRPr="00BC308B">
        <w:rPr>
          <w:rFonts w:cs="Times New Roman"/>
          <w:bCs/>
          <w:szCs w:val="28"/>
        </w:rPr>
        <w:t>Выбрать</w:t>
      </w:r>
      <w:r w:rsidRPr="00BC308B">
        <w:rPr>
          <w:rFonts w:cs="Times New Roman"/>
          <w:bCs/>
          <w:szCs w:val="28"/>
          <w:lang w:val="en-US"/>
        </w:rPr>
        <w:t>&lt;/a&gt;</w:t>
      </w:r>
    </w:p>
    <w:p w14:paraId="34ED9A3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1A42FD7D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&lt;div class="price-card"&gt;</w:t>
      </w:r>
    </w:p>
    <w:p w14:paraId="17036A65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&lt;h3&gt;VIP Gold&lt;/h3&gt;</w:t>
      </w:r>
    </w:p>
    <w:p w14:paraId="79157131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&lt;p class="price-</w:t>
      </w:r>
      <w:proofErr w:type="spellStart"/>
      <w:r w:rsidRPr="00BC308B">
        <w:rPr>
          <w:rFonts w:cs="Times New Roman"/>
          <w:bCs/>
          <w:szCs w:val="28"/>
          <w:lang w:val="en-US"/>
        </w:rPr>
        <w:t>val</w:t>
      </w:r>
      <w:proofErr w:type="spellEnd"/>
      <w:r w:rsidRPr="00BC308B">
        <w:rPr>
          <w:rFonts w:cs="Times New Roman"/>
          <w:bCs/>
          <w:szCs w:val="28"/>
          <w:lang w:val="en-US"/>
        </w:rPr>
        <w:t>"&gt;250 BYN&lt;/p&gt;</w:t>
      </w:r>
    </w:p>
    <w:p w14:paraId="46A45019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BC308B">
        <w:rPr>
          <w:rFonts w:cs="Times New Roman"/>
          <w:bCs/>
          <w:szCs w:val="28"/>
          <w:lang w:val="en-US"/>
        </w:rPr>
        <w:t>href</w:t>
      </w:r>
      <w:proofErr w:type="spellEnd"/>
      <w:r w:rsidRPr="00BC308B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BC308B">
        <w:rPr>
          <w:rFonts w:cs="Times New Roman"/>
          <w:bCs/>
          <w:szCs w:val="28"/>
          <w:lang w:val="en-US"/>
        </w:rPr>
        <w:t>btn</w:t>
      </w:r>
      <w:proofErr w:type="spellEnd"/>
      <w:r w:rsidRPr="00BC308B">
        <w:rPr>
          <w:rFonts w:cs="Times New Roman"/>
          <w:bCs/>
          <w:szCs w:val="28"/>
          <w:lang w:val="en-US"/>
        </w:rPr>
        <w:t>-primary"&gt;</w:t>
      </w:r>
      <w:r w:rsidRPr="00BC308B">
        <w:rPr>
          <w:rFonts w:cs="Times New Roman"/>
          <w:bCs/>
          <w:szCs w:val="28"/>
        </w:rPr>
        <w:t>Выбрать</w:t>
      </w:r>
      <w:r w:rsidRPr="00BC308B">
        <w:rPr>
          <w:rFonts w:cs="Times New Roman"/>
          <w:bCs/>
          <w:szCs w:val="28"/>
          <w:lang w:val="en-US"/>
        </w:rPr>
        <w:t>&lt;/a&gt;</w:t>
      </w:r>
    </w:p>
    <w:p w14:paraId="28A1AD1E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  <w:lang w:val="en-US"/>
        </w:rPr>
        <w:t xml:space="preserve">                    </w:t>
      </w:r>
      <w:r w:rsidRPr="00BC308B">
        <w:rPr>
          <w:rFonts w:cs="Times New Roman"/>
          <w:bCs/>
          <w:szCs w:val="28"/>
        </w:rPr>
        <w:t>&lt;/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5D7B302A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    &lt;/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59F3940C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    &lt;/</w:t>
      </w:r>
      <w:proofErr w:type="spellStart"/>
      <w:r w:rsidRPr="00BC308B">
        <w:rPr>
          <w:rFonts w:cs="Times New Roman"/>
          <w:bCs/>
          <w:szCs w:val="28"/>
        </w:rPr>
        <w:t>section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70837390" w14:textId="77777777" w:rsidR="00BC308B" w:rsidRPr="00BC308B" w:rsidRDefault="00BC308B" w:rsidP="00BC308B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    &lt;/</w:t>
      </w:r>
      <w:proofErr w:type="spellStart"/>
      <w:r w:rsidRPr="00BC308B">
        <w:rPr>
          <w:rFonts w:cs="Times New Roman"/>
          <w:bCs/>
          <w:szCs w:val="28"/>
        </w:rPr>
        <w:t>div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24298949" w14:textId="7DF54808" w:rsidR="00092AA9" w:rsidRDefault="00BC308B" w:rsidP="00BC308B">
      <w:pPr>
        <w:pStyle w:val="a7"/>
        <w:spacing w:line="240" w:lineRule="auto"/>
        <w:ind w:left="1512" w:firstLine="0"/>
        <w:rPr>
          <w:rFonts w:cs="Times New Roman"/>
          <w:bCs/>
          <w:szCs w:val="28"/>
        </w:rPr>
      </w:pPr>
      <w:r w:rsidRPr="00BC308B">
        <w:rPr>
          <w:rFonts w:cs="Times New Roman"/>
          <w:bCs/>
          <w:szCs w:val="28"/>
        </w:rPr>
        <w:t xml:space="preserve">    &lt;/</w:t>
      </w:r>
      <w:proofErr w:type="spellStart"/>
      <w:r w:rsidRPr="00BC308B">
        <w:rPr>
          <w:rFonts w:cs="Times New Roman"/>
          <w:bCs/>
          <w:szCs w:val="28"/>
        </w:rPr>
        <w:t>main</w:t>
      </w:r>
      <w:proofErr w:type="spellEnd"/>
      <w:r w:rsidRPr="00BC308B">
        <w:rPr>
          <w:rFonts w:cs="Times New Roman"/>
          <w:bCs/>
          <w:szCs w:val="28"/>
        </w:rPr>
        <w:t>&gt;</w:t>
      </w:r>
    </w:p>
    <w:p w14:paraId="40C06EDB" w14:textId="34ECC554" w:rsidR="00407522" w:rsidRDefault="00407522" w:rsidP="00407522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3</w:t>
      </w:r>
      <w:r w:rsidRPr="00656AA8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файл </w:t>
      </w:r>
      <w:r>
        <w:rPr>
          <w:rFonts w:cs="Times New Roman"/>
          <w:bCs/>
          <w:szCs w:val="28"/>
          <w:lang w:val="en-US"/>
        </w:rPr>
        <w:t>pool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html</w:t>
      </w:r>
      <w:r>
        <w:rPr>
          <w:rFonts w:cs="Times New Roman"/>
          <w:bCs/>
          <w:szCs w:val="28"/>
        </w:rPr>
        <w:t xml:space="preserve"> (</w:t>
      </w:r>
      <w:r w:rsidR="00B45B70">
        <w:rPr>
          <w:rFonts w:cs="Times New Roman"/>
          <w:bCs/>
          <w:szCs w:val="28"/>
        </w:rPr>
        <w:t>С</w:t>
      </w:r>
      <w:r>
        <w:rPr>
          <w:rFonts w:cs="Times New Roman"/>
          <w:bCs/>
          <w:szCs w:val="28"/>
        </w:rPr>
        <w:t>траница</w:t>
      </w:r>
      <w:r w:rsidRPr="00B45B70">
        <w:rPr>
          <w:rFonts w:cs="Times New Roman"/>
          <w:bCs/>
          <w:szCs w:val="28"/>
        </w:rPr>
        <w:t xml:space="preserve"> </w:t>
      </w:r>
      <w:r w:rsidR="00B45B70">
        <w:rPr>
          <w:rFonts w:cs="Times New Roman"/>
          <w:bCs/>
          <w:szCs w:val="28"/>
        </w:rPr>
        <w:t>бассейна</w:t>
      </w:r>
      <w:r>
        <w:rPr>
          <w:rFonts w:cs="Times New Roman"/>
          <w:bCs/>
          <w:szCs w:val="28"/>
        </w:rPr>
        <w:t>)</w:t>
      </w:r>
    </w:p>
    <w:p w14:paraId="193AD89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&lt;main&gt;</w:t>
      </w:r>
    </w:p>
    <w:p w14:paraId="01931EA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&lt;section class="pool-hero"&gt;</w:t>
      </w:r>
    </w:p>
    <w:p w14:paraId="040B965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&lt;div class="container"&gt;</w:t>
      </w:r>
    </w:p>
    <w:p w14:paraId="4B92EE0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&lt;h1&gt;</w:t>
      </w:r>
      <w:r w:rsidRPr="007C5CE5">
        <w:rPr>
          <w:rFonts w:cs="Times New Roman"/>
          <w:bCs/>
          <w:szCs w:val="28"/>
        </w:rPr>
        <w:t>Аквазона</w:t>
      </w:r>
      <w:r w:rsidRPr="007C5CE5">
        <w:rPr>
          <w:rFonts w:cs="Times New Roman"/>
          <w:bCs/>
          <w:szCs w:val="28"/>
          <w:lang w:val="en-US"/>
        </w:rPr>
        <w:t>&lt;/h1&gt;</w:t>
      </w:r>
    </w:p>
    <w:p w14:paraId="5EC376B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</w:t>
      </w:r>
      <w:r w:rsidRPr="007C5CE5">
        <w:rPr>
          <w:rFonts w:cs="Times New Roman"/>
          <w:bCs/>
          <w:szCs w:val="28"/>
        </w:rPr>
        <w:t>&lt;p&gt;Профессиональный бассейн для спорта и релаксации&lt;/p&gt;</w:t>
      </w:r>
    </w:p>
    <w:p w14:paraId="0BAF47F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E67B82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&lt;/section&gt;</w:t>
      </w:r>
    </w:p>
    <w:p w14:paraId="4C0F79B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08BD565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62A73BC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class="features"&gt;</w:t>
      </w:r>
    </w:p>
    <w:p w14:paraId="44ACFCC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7C5CE5">
        <w:rPr>
          <w:rFonts w:cs="Times New Roman"/>
          <w:bCs/>
          <w:szCs w:val="28"/>
        </w:rPr>
        <w:t>Характеристики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бассейна</w:t>
      </w:r>
      <w:r w:rsidRPr="007C5CE5">
        <w:rPr>
          <w:rFonts w:cs="Times New Roman"/>
          <w:bCs/>
          <w:szCs w:val="28"/>
          <w:lang w:val="en-US"/>
        </w:rPr>
        <w:t>&lt;/h2&gt;</w:t>
      </w:r>
    </w:p>
    <w:p w14:paraId="3B6A8D6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class="features-grid"&gt;</w:t>
      </w:r>
    </w:p>
    <w:p w14:paraId="01BF6ED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280C712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&lt;h3&gt;25 метров&lt;/h3&gt;</w:t>
      </w:r>
    </w:p>
    <w:p w14:paraId="005D6B0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&lt;p&gt;Длина дорожек&lt;/p&gt;</w:t>
      </w:r>
    </w:p>
    <w:p w14:paraId="1ADF496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030EC85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69275E2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&lt;h3&gt;4 дорожки&lt;/h3&gt;</w:t>
      </w:r>
    </w:p>
    <w:p w14:paraId="26540E1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&lt;p&gt;Разный темп плавания&lt;/p&gt;</w:t>
      </w:r>
    </w:p>
    <w:p w14:paraId="01AE100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0DA9BDC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43E3327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3&gt;Озонирование</w:t>
      </w:r>
      <w:proofErr w:type="gramEnd"/>
      <w:r w:rsidRPr="007C5CE5">
        <w:rPr>
          <w:rFonts w:cs="Times New Roman"/>
          <w:bCs/>
          <w:szCs w:val="28"/>
        </w:rPr>
        <w:t>&lt;/h3&gt;</w:t>
      </w:r>
    </w:p>
    <w:p w14:paraId="7E1423F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lastRenderedPageBreak/>
        <w:t xml:space="preserve">                        &lt;p&gt;Система очистки воды&lt;/p&gt;</w:t>
      </w:r>
    </w:p>
    <w:p w14:paraId="65B5D7E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0C27E8D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721B937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&lt;h3&gt;28°C&lt;/h3&gt;</w:t>
      </w:r>
    </w:p>
    <w:p w14:paraId="26F4E12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&lt;p&gt;Температура воды&lt;/p&gt;</w:t>
      </w:r>
    </w:p>
    <w:p w14:paraId="1B6F1D9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10CF041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70DBF4B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&lt;h3&gt;2.2м&lt;/h3&gt;</w:t>
      </w:r>
    </w:p>
    <w:p w14:paraId="4146EF1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&lt;p&gt;Постоянная глубина&lt;/p&gt;</w:t>
      </w:r>
    </w:p>
    <w:p w14:paraId="594EEF3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443CE59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class="feat-item"&gt;</w:t>
      </w:r>
    </w:p>
    <w:p w14:paraId="6F413B1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3&gt;Сауна</w:t>
      </w:r>
      <w:proofErr w:type="gramEnd"/>
      <w:r w:rsidRPr="007C5CE5">
        <w:rPr>
          <w:rFonts w:cs="Times New Roman"/>
          <w:bCs/>
          <w:szCs w:val="28"/>
        </w:rPr>
        <w:t>&lt;/h3&gt;</w:t>
      </w:r>
    </w:p>
    <w:p w14:paraId="348565C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&lt;p&gt;Входит в абонемент&lt;/p&gt;</w:t>
      </w:r>
    </w:p>
    <w:p w14:paraId="7C9F785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0CD94A2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&lt;/div&gt;</w:t>
      </w:r>
    </w:p>
    <w:p w14:paraId="06FF516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&lt;/section&gt;</w:t>
      </w:r>
    </w:p>
    <w:p w14:paraId="0BE39B7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35CFE80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class="schedule"&gt;</w:t>
      </w:r>
    </w:p>
    <w:p w14:paraId="0405B03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7C5CE5">
        <w:rPr>
          <w:rFonts w:cs="Times New Roman"/>
          <w:bCs/>
          <w:szCs w:val="28"/>
        </w:rPr>
        <w:t>Расписание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тренировок</w:t>
      </w:r>
      <w:r w:rsidRPr="007C5CE5">
        <w:rPr>
          <w:rFonts w:cs="Times New Roman"/>
          <w:bCs/>
          <w:szCs w:val="28"/>
          <w:lang w:val="en-US"/>
        </w:rPr>
        <w:t>&lt;/h2&gt;</w:t>
      </w:r>
    </w:p>
    <w:p w14:paraId="6946B72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class="table-wrap"&gt;</w:t>
      </w:r>
    </w:p>
    <w:p w14:paraId="58ED265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&lt;table class="schedule-table"&gt;</w:t>
      </w:r>
    </w:p>
    <w:p w14:paraId="1CE4A2E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thead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0A4A8D2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&lt;tr&gt;</w:t>
      </w:r>
    </w:p>
    <w:p w14:paraId="6916CA9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Время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2A66FB7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Понедельник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4BCAD52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Среда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3F613FB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Пятница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10D55E6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&lt;/tr&gt;</w:t>
      </w:r>
    </w:p>
    <w:p w14:paraId="6493DEA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&lt;/</w:t>
      </w:r>
      <w:proofErr w:type="spellStart"/>
      <w:r w:rsidRPr="007C5CE5">
        <w:rPr>
          <w:rFonts w:cs="Times New Roman"/>
          <w:bCs/>
          <w:szCs w:val="28"/>
          <w:lang w:val="en-US"/>
        </w:rPr>
        <w:t>thead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17D2685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tbody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7DF9B51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&lt;tr&gt;</w:t>
      </w:r>
    </w:p>
    <w:p w14:paraId="6FA5D56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&lt;td&gt;08:00 - 09:30&lt;/td&gt;</w:t>
      </w:r>
    </w:p>
    <w:p w14:paraId="47F8AF5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плавание&lt;/td&gt;</w:t>
      </w:r>
    </w:p>
    <w:p w14:paraId="2A6BEEE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&gt;Аквааэробика&lt;/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9B9F52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3DFDD69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&lt;/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E1D61E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5840A91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&gt;11:00 - 12:30&lt;/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3A4961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&gt;Техника плавания&lt;/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1C1F31B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73C43F1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&gt;Техника плавания&lt;/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AB5DD0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&lt;/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3DED36E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505F075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&gt;18:30 - 20:00&lt;/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68A977E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lastRenderedPageBreak/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&gt;Аква-интенсив&lt;/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8690CC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&gt;Аква-интенсив&lt;/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11C8C9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&gt;Мастер-группа&lt;/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3F4AED6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&lt;/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3881584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5523E63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&gt;20:00 - 21:30&lt;/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5D43D10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DB7D05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5FC073A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&gt;Свободное плавание&lt;/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75224DB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        </w:t>
      </w:r>
      <w:r w:rsidRPr="007C5CE5">
        <w:rPr>
          <w:rFonts w:cs="Times New Roman"/>
          <w:bCs/>
          <w:szCs w:val="28"/>
          <w:lang w:val="en-US"/>
        </w:rPr>
        <w:t>&lt;/tr&gt;</w:t>
      </w:r>
    </w:p>
    <w:p w14:paraId="400B990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&lt;/</w:t>
      </w:r>
      <w:proofErr w:type="spellStart"/>
      <w:r w:rsidRPr="007C5CE5">
        <w:rPr>
          <w:rFonts w:cs="Times New Roman"/>
          <w:bCs/>
          <w:szCs w:val="28"/>
          <w:lang w:val="en-US"/>
        </w:rPr>
        <w:t>tbody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17FB7D7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&lt;/table&gt;</w:t>
      </w:r>
    </w:p>
    <w:p w14:paraId="2607F2E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&lt;/div&gt;</w:t>
      </w:r>
    </w:p>
    <w:p w14:paraId="19FD564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&lt;/section&gt;</w:t>
      </w:r>
    </w:p>
    <w:p w14:paraId="26E32ED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488DA8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class="pricing"&gt;</w:t>
      </w:r>
    </w:p>
    <w:p w14:paraId="4134408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7C5CE5">
        <w:rPr>
          <w:rFonts w:cs="Times New Roman"/>
          <w:bCs/>
          <w:szCs w:val="28"/>
        </w:rPr>
        <w:t>Абонементы</w:t>
      </w:r>
      <w:r w:rsidRPr="007C5CE5">
        <w:rPr>
          <w:rFonts w:cs="Times New Roman"/>
          <w:bCs/>
          <w:szCs w:val="28"/>
          <w:lang w:val="en-US"/>
        </w:rPr>
        <w:t>&lt;/h2&gt;</w:t>
      </w:r>
    </w:p>
    <w:p w14:paraId="0C9BC8E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class="pricing-grid"&gt;</w:t>
      </w:r>
    </w:p>
    <w:p w14:paraId="4F77A55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class="price-card"&gt;</w:t>
      </w:r>
    </w:p>
    <w:p w14:paraId="3C0F609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&lt;h3&gt;</w:t>
      </w:r>
      <w:r w:rsidRPr="007C5CE5">
        <w:rPr>
          <w:rFonts w:cs="Times New Roman"/>
          <w:bCs/>
          <w:szCs w:val="28"/>
        </w:rPr>
        <w:t>Разовый</w:t>
      </w:r>
      <w:r w:rsidRPr="007C5CE5">
        <w:rPr>
          <w:rFonts w:cs="Times New Roman"/>
          <w:bCs/>
          <w:szCs w:val="28"/>
          <w:lang w:val="en-US"/>
        </w:rPr>
        <w:t>&lt;/h3&gt;</w:t>
      </w:r>
    </w:p>
    <w:p w14:paraId="34F8393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&lt;div class="cost"&gt;15 BYN&lt;/div&gt;</w:t>
      </w:r>
    </w:p>
    <w:p w14:paraId="31B903E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&lt;ul class="price-list"&gt;</w:t>
      </w:r>
    </w:p>
    <w:p w14:paraId="21D84D0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&lt;li&gt;1 </w:t>
      </w:r>
      <w:r w:rsidRPr="007C5CE5">
        <w:rPr>
          <w:rFonts w:cs="Times New Roman"/>
          <w:bCs/>
          <w:szCs w:val="28"/>
        </w:rPr>
        <w:t>посещение</w:t>
      </w:r>
      <w:r w:rsidRPr="007C5CE5">
        <w:rPr>
          <w:rFonts w:cs="Times New Roman"/>
          <w:bCs/>
          <w:szCs w:val="28"/>
          <w:lang w:val="en-US"/>
        </w:rPr>
        <w:t xml:space="preserve"> (90 </w:t>
      </w:r>
      <w:proofErr w:type="gramStart"/>
      <w:r w:rsidRPr="007C5CE5">
        <w:rPr>
          <w:rFonts w:cs="Times New Roman"/>
          <w:bCs/>
          <w:szCs w:val="28"/>
        </w:rPr>
        <w:t>мин</w:t>
      </w:r>
      <w:r w:rsidRPr="007C5CE5">
        <w:rPr>
          <w:rFonts w:cs="Times New Roman"/>
          <w:bCs/>
          <w:szCs w:val="28"/>
          <w:lang w:val="en-US"/>
        </w:rPr>
        <w:t>)&lt;</w:t>
      </w:r>
      <w:proofErr w:type="gramEnd"/>
      <w:r w:rsidRPr="007C5CE5">
        <w:rPr>
          <w:rFonts w:cs="Times New Roman"/>
          <w:bCs/>
          <w:szCs w:val="28"/>
          <w:lang w:val="en-US"/>
        </w:rPr>
        <w:t>/li&gt;</w:t>
      </w:r>
    </w:p>
    <w:p w14:paraId="020ED1C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&gt;Доступ в сауну&lt;/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D93159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    </w:t>
      </w:r>
      <w:r w:rsidRPr="007C5CE5">
        <w:rPr>
          <w:rFonts w:cs="Times New Roman"/>
          <w:bCs/>
          <w:szCs w:val="28"/>
          <w:lang w:val="en-US"/>
        </w:rPr>
        <w:t>&lt;/ul&gt;</w:t>
      </w:r>
    </w:p>
    <w:p w14:paraId="5EB0083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7C5CE5">
        <w:rPr>
          <w:rFonts w:cs="Times New Roman"/>
          <w:bCs/>
          <w:szCs w:val="28"/>
          <w:lang w:val="en-US"/>
        </w:rPr>
        <w:t>href</w:t>
      </w:r>
      <w:proofErr w:type="spellEnd"/>
      <w:r w:rsidRPr="007C5CE5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7C5CE5">
        <w:rPr>
          <w:rFonts w:cs="Times New Roman"/>
          <w:bCs/>
          <w:szCs w:val="28"/>
          <w:lang w:val="en-US"/>
        </w:rPr>
        <w:t>btn</w:t>
      </w:r>
      <w:proofErr w:type="spellEnd"/>
      <w:r w:rsidRPr="007C5CE5">
        <w:rPr>
          <w:rFonts w:cs="Times New Roman"/>
          <w:bCs/>
          <w:szCs w:val="28"/>
          <w:lang w:val="en-US"/>
        </w:rPr>
        <w:t>-reg"&gt;</w:t>
      </w:r>
      <w:r w:rsidRPr="007C5CE5">
        <w:rPr>
          <w:rFonts w:cs="Times New Roman"/>
          <w:bCs/>
          <w:szCs w:val="28"/>
        </w:rPr>
        <w:t>Выбрать</w:t>
      </w:r>
      <w:r w:rsidRPr="007C5CE5">
        <w:rPr>
          <w:rFonts w:cs="Times New Roman"/>
          <w:bCs/>
          <w:szCs w:val="28"/>
          <w:lang w:val="en-US"/>
        </w:rPr>
        <w:t>&lt;/a&gt;</w:t>
      </w:r>
    </w:p>
    <w:p w14:paraId="223805F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5A49A25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class="price-card active"&gt;</w:t>
      </w:r>
    </w:p>
    <w:p w14:paraId="55E65DC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&lt;h3&gt;</w:t>
      </w:r>
      <w:r w:rsidRPr="007C5CE5">
        <w:rPr>
          <w:rFonts w:cs="Times New Roman"/>
          <w:bCs/>
          <w:szCs w:val="28"/>
        </w:rPr>
        <w:t>Аква</w:t>
      </w:r>
      <w:r w:rsidRPr="007C5CE5">
        <w:rPr>
          <w:rFonts w:cs="Times New Roman"/>
          <w:bCs/>
          <w:szCs w:val="28"/>
          <w:lang w:val="en-US"/>
        </w:rPr>
        <w:t>-8&lt;/h3&gt;</w:t>
      </w:r>
    </w:p>
    <w:p w14:paraId="01A8FB5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&lt;div class="cost"&gt;100 BYN&lt;/div&gt;</w:t>
      </w:r>
    </w:p>
    <w:p w14:paraId="4ABEA36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&lt;ul class="price-list"&gt;</w:t>
      </w:r>
    </w:p>
    <w:p w14:paraId="0E8F70C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&lt;li&gt;8 </w:t>
      </w:r>
      <w:r w:rsidRPr="007C5CE5">
        <w:rPr>
          <w:rFonts w:cs="Times New Roman"/>
          <w:bCs/>
          <w:szCs w:val="28"/>
        </w:rPr>
        <w:t>посещений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в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месяц</w:t>
      </w:r>
      <w:r w:rsidRPr="007C5CE5">
        <w:rPr>
          <w:rFonts w:cs="Times New Roman"/>
          <w:bCs/>
          <w:szCs w:val="28"/>
          <w:lang w:val="en-US"/>
        </w:rPr>
        <w:t>&lt;/li&gt;</w:t>
      </w:r>
    </w:p>
    <w:p w14:paraId="2FE53BE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&gt;Групповые занятия&lt;/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837278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&gt;Заморозка 7 дней&lt;/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6F4BC3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    </w:t>
      </w:r>
      <w:r w:rsidRPr="007C5CE5">
        <w:rPr>
          <w:rFonts w:cs="Times New Roman"/>
          <w:bCs/>
          <w:szCs w:val="28"/>
          <w:lang w:val="en-US"/>
        </w:rPr>
        <w:t>&lt;/ul&gt;</w:t>
      </w:r>
    </w:p>
    <w:p w14:paraId="35E45C3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7C5CE5">
        <w:rPr>
          <w:rFonts w:cs="Times New Roman"/>
          <w:bCs/>
          <w:szCs w:val="28"/>
          <w:lang w:val="en-US"/>
        </w:rPr>
        <w:t>href</w:t>
      </w:r>
      <w:proofErr w:type="spellEnd"/>
      <w:r w:rsidRPr="007C5CE5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7C5CE5">
        <w:rPr>
          <w:rFonts w:cs="Times New Roman"/>
          <w:bCs/>
          <w:szCs w:val="28"/>
          <w:lang w:val="en-US"/>
        </w:rPr>
        <w:t>btn</w:t>
      </w:r>
      <w:proofErr w:type="spellEnd"/>
      <w:r w:rsidRPr="007C5CE5">
        <w:rPr>
          <w:rFonts w:cs="Times New Roman"/>
          <w:bCs/>
          <w:szCs w:val="28"/>
          <w:lang w:val="en-US"/>
        </w:rPr>
        <w:t>-reg"&gt;</w:t>
      </w:r>
      <w:r w:rsidRPr="007C5CE5">
        <w:rPr>
          <w:rFonts w:cs="Times New Roman"/>
          <w:bCs/>
          <w:szCs w:val="28"/>
        </w:rPr>
        <w:t>Выбрать</w:t>
      </w:r>
      <w:r w:rsidRPr="007C5CE5">
        <w:rPr>
          <w:rFonts w:cs="Times New Roman"/>
          <w:bCs/>
          <w:szCs w:val="28"/>
          <w:lang w:val="en-US"/>
        </w:rPr>
        <w:t>&lt;/a&gt;</w:t>
      </w:r>
    </w:p>
    <w:p w14:paraId="14B2C7E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29ACCB6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class="price-card"&gt;</w:t>
      </w:r>
    </w:p>
    <w:p w14:paraId="6504155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&lt;h3&gt;</w:t>
      </w:r>
      <w:r w:rsidRPr="007C5CE5">
        <w:rPr>
          <w:rFonts w:cs="Times New Roman"/>
          <w:bCs/>
          <w:szCs w:val="28"/>
        </w:rPr>
        <w:t>Аква</w:t>
      </w:r>
      <w:r w:rsidRPr="007C5CE5">
        <w:rPr>
          <w:rFonts w:cs="Times New Roman"/>
          <w:bCs/>
          <w:szCs w:val="28"/>
          <w:lang w:val="en-US"/>
        </w:rPr>
        <w:t>-</w:t>
      </w:r>
      <w:r w:rsidRPr="007C5CE5">
        <w:rPr>
          <w:rFonts w:cs="Times New Roman"/>
          <w:bCs/>
          <w:szCs w:val="28"/>
        </w:rPr>
        <w:t>Безлимит</w:t>
      </w:r>
      <w:r w:rsidRPr="007C5CE5">
        <w:rPr>
          <w:rFonts w:cs="Times New Roman"/>
          <w:bCs/>
          <w:szCs w:val="28"/>
          <w:lang w:val="en-US"/>
        </w:rPr>
        <w:t>&lt;/h3&gt;</w:t>
      </w:r>
    </w:p>
    <w:p w14:paraId="68B4A70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&lt;div class="cost"&gt;160 BYN&lt;/div&gt;</w:t>
      </w:r>
    </w:p>
    <w:p w14:paraId="7578258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&lt;ul class="price-list"&gt;</w:t>
      </w:r>
    </w:p>
    <w:p w14:paraId="1D45C86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&lt;li&gt;</w:t>
      </w:r>
      <w:r w:rsidRPr="007C5CE5">
        <w:rPr>
          <w:rFonts w:cs="Times New Roman"/>
          <w:bCs/>
          <w:szCs w:val="28"/>
        </w:rPr>
        <w:t>Без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ограничений</w:t>
      </w:r>
      <w:r w:rsidRPr="007C5CE5">
        <w:rPr>
          <w:rFonts w:cs="Times New Roman"/>
          <w:bCs/>
          <w:szCs w:val="28"/>
          <w:lang w:val="en-US"/>
        </w:rPr>
        <w:t>&lt;/li&gt;</w:t>
      </w:r>
    </w:p>
    <w:p w14:paraId="1924D43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lastRenderedPageBreak/>
        <w:t xml:space="preserve">                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&gt;Доступ в любое время&lt;/li&gt;</w:t>
      </w:r>
    </w:p>
    <w:p w14:paraId="34EEAE9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 xml:space="preserve">&gt;Гостевой визит (1 </w:t>
      </w:r>
      <w:proofErr w:type="gramStart"/>
      <w:r w:rsidRPr="007C5CE5">
        <w:rPr>
          <w:rFonts w:cs="Times New Roman"/>
          <w:bCs/>
          <w:szCs w:val="28"/>
        </w:rPr>
        <w:t>раз)&lt;</w:t>
      </w:r>
      <w:proofErr w:type="gramEnd"/>
      <w:r w:rsidRPr="007C5CE5">
        <w:rPr>
          <w:rFonts w:cs="Times New Roman"/>
          <w:bCs/>
          <w:szCs w:val="28"/>
        </w:rPr>
        <w:t>/</w:t>
      </w:r>
      <w:proofErr w:type="spellStart"/>
      <w:r w:rsidRPr="007C5CE5">
        <w:rPr>
          <w:rFonts w:cs="Times New Roman"/>
          <w:bCs/>
          <w:szCs w:val="28"/>
        </w:rPr>
        <w:t>li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3AD3B9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    </w:t>
      </w:r>
      <w:r w:rsidRPr="007C5CE5">
        <w:rPr>
          <w:rFonts w:cs="Times New Roman"/>
          <w:bCs/>
          <w:szCs w:val="28"/>
          <w:lang w:val="en-US"/>
        </w:rPr>
        <w:t>&lt;/ul&gt;</w:t>
      </w:r>
    </w:p>
    <w:p w14:paraId="67D4BE9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&lt;a </w:t>
      </w:r>
      <w:proofErr w:type="spellStart"/>
      <w:r w:rsidRPr="007C5CE5">
        <w:rPr>
          <w:rFonts w:cs="Times New Roman"/>
          <w:bCs/>
          <w:szCs w:val="28"/>
          <w:lang w:val="en-US"/>
        </w:rPr>
        <w:t>href</w:t>
      </w:r>
      <w:proofErr w:type="spellEnd"/>
      <w:r w:rsidRPr="007C5CE5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7C5CE5">
        <w:rPr>
          <w:rFonts w:cs="Times New Roman"/>
          <w:bCs/>
          <w:szCs w:val="28"/>
          <w:lang w:val="en-US"/>
        </w:rPr>
        <w:t>btn</w:t>
      </w:r>
      <w:proofErr w:type="spellEnd"/>
      <w:r w:rsidRPr="007C5CE5">
        <w:rPr>
          <w:rFonts w:cs="Times New Roman"/>
          <w:bCs/>
          <w:szCs w:val="28"/>
          <w:lang w:val="en-US"/>
        </w:rPr>
        <w:t>-reg"&gt;</w:t>
      </w:r>
      <w:r w:rsidRPr="007C5CE5">
        <w:rPr>
          <w:rFonts w:cs="Times New Roman"/>
          <w:bCs/>
          <w:szCs w:val="28"/>
        </w:rPr>
        <w:t>Выбрать</w:t>
      </w:r>
      <w:r w:rsidRPr="007C5CE5">
        <w:rPr>
          <w:rFonts w:cs="Times New Roman"/>
          <w:bCs/>
          <w:szCs w:val="28"/>
          <w:lang w:val="en-US"/>
        </w:rPr>
        <w:t>&lt;/a&gt;</w:t>
      </w:r>
    </w:p>
    <w:p w14:paraId="679F93E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6FFA970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&lt;/div&gt;</w:t>
      </w:r>
    </w:p>
    <w:p w14:paraId="7B7FEC2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&lt;/section&gt;</w:t>
      </w:r>
    </w:p>
    <w:p w14:paraId="7592CE6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&lt;/div&gt;</w:t>
      </w:r>
    </w:p>
    <w:p w14:paraId="66B09FEF" w14:textId="1C0567F1" w:rsidR="00BC308B" w:rsidRPr="007C5CE5" w:rsidRDefault="007C5CE5" w:rsidP="007C5CE5">
      <w:pPr>
        <w:pStyle w:val="a7"/>
        <w:spacing w:line="240" w:lineRule="auto"/>
        <w:ind w:left="1512" w:firstLine="0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&lt;/main&gt;</w:t>
      </w:r>
    </w:p>
    <w:p w14:paraId="0E58D3DE" w14:textId="4F83AE4E" w:rsidR="00B45B70" w:rsidRDefault="00B45B70" w:rsidP="00B45B70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</w:t>
      </w:r>
      <w:r w:rsidRPr="00656AA8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файл </w:t>
      </w:r>
      <w:r>
        <w:rPr>
          <w:rFonts w:cs="Times New Roman"/>
          <w:bCs/>
          <w:szCs w:val="28"/>
          <w:lang w:val="en-US"/>
        </w:rPr>
        <w:t>fitness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html</w:t>
      </w:r>
      <w:r>
        <w:rPr>
          <w:rFonts w:cs="Times New Roman"/>
          <w:bCs/>
          <w:szCs w:val="28"/>
        </w:rPr>
        <w:t xml:space="preserve"> (Страница фитнесса)</w:t>
      </w:r>
    </w:p>
    <w:p w14:paraId="2CC388E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>&lt;main&gt;</w:t>
      </w:r>
    </w:p>
    <w:p w14:paraId="6466F45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&lt;section class="fitness-hero"&gt;</w:t>
      </w:r>
    </w:p>
    <w:p w14:paraId="5CB83D7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div</w:t>
      </w:r>
      <w:proofErr w:type="spellEnd"/>
      <w:r w:rsidRPr="007C5CE5">
        <w:rPr>
          <w:rFonts w:cs="Times New Roman"/>
          <w:bCs/>
          <w:szCs w:val="28"/>
        </w:rPr>
        <w:t xml:space="preserve"> </w:t>
      </w:r>
      <w:proofErr w:type="spellStart"/>
      <w:r w:rsidRPr="007C5CE5">
        <w:rPr>
          <w:rFonts w:cs="Times New Roman"/>
          <w:bCs/>
          <w:szCs w:val="28"/>
        </w:rPr>
        <w:t>class</w:t>
      </w:r>
      <w:proofErr w:type="spellEnd"/>
      <w:r w:rsidRPr="007C5CE5">
        <w:rPr>
          <w:rFonts w:cs="Times New Roman"/>
          <w:bCs/>
          <w:szCs w:val="28"/>
        </w:rPr>
        <w:t>="</w:t>
      </w:r>
      <w:proofErr w:type="spellStart"/>
      <w:r w:rsidRPr="007C5CE5">
        <w:rPr>
          <w:rFonts w:cs="Times New Roman"/>
          <w:bCs/>
          <w:szCs w:val="28"/>
        </w:rPr>
        <w:t>container</w:t>
      </w:r>
      <w:proofErr w:type="spellEnd"/>
      <w:r w:rsidRPr="007C5CE5">
        <w:rPr>
          <w:rFonts w:cs="Times New Roman"/>
          <w:bCs/>
          <w:szCs w:val="28"/>
        </w:rPr>
        <w:t>"&gt;</w:t>
      </w:r>
    </w:p>
    <w:p w14:paraId="231BD1B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&lt;h</w:t>
      </w:r>
      <w:proofErr w:type="gramStart"/>
      <w:r w:rsidRPr="007C5CE5">
        <w:rPr>
          <w:rFonts w:cs="Times New Roman"/>
          <w:bCs/>
          <w:szCs w:val="28"/>
        </w:rPr>
        <w:t>1&gt;Групповые</w:t>
      </w:r>
      <w:proofErr w:type="gramEnd"/>
      <w:r w:rsidRPr="007C5CE5">
        <w:rPr>
          <w:rFonts w:cs="Times New Roman"/>
          <w:bCs/>
          <w:szCs w:val="28"/>
        </w:rPr>
        <w:t xml:space="preserve"> программы&lt;/h1&gt;</w:t>
      </w:r>
    </w:p>
    <w:p w14:paraId="7D49CD4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&lt;p&gt;Энергия и поддержка команды для ваших достижений&lt;/p&gt;</w:t>
      </w:r>
    </w:p>
    <w:p w14:paraId="1355B8B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A9B67A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&lt;/section&gt;</w:t>
      </w:r>
    </w:p>
    <w:p w14:paraId="16E3FCC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436473D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7FBC14D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class="classes"&gt;</w:t>
      </w:r>
    </w:p>
    <w:p w14:paraId="6D79000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7C5CE5">
        <w:rPr>
          <w:rFonts w:cs="Times New Roman"/>
          <w:bCs/>
          <w:szCs w:val="28"/>
        </w:rPr>
        <w:t>Наши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направления</w:t>
      </w:r>
      <w:r w:rsidRPr="007C5CE5">
        <w:rPr>
          <w:rFonts w:cs="Times New Roman"/>
          <w:bCs/>
          <w:szCs w:val="28"/>
          <w:lang w:val="en-US"/>
        </w:rPr>
        <w:t>&lt;/h2&gt;</w:t>
      </w:r>
    </w:p>
    <w:p w14:paraId="5603111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class="classes-grid"&gt;</w:t>
      </w:r>
    </w:p>
    <w:p w14:paraId="4EB385A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class="class-card"&gt;</w:t>
      </w:r>
    </w:p>
    <w:p w14:paraId="581A6F5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3&gt;Йога</w:t>
      </w:r>
      <w:proofErr w:type="gramEnd"/>
      <w:r w:rsidRPr="007C5CE5">
        <w:rPr>
          <w:rFonts w:cs="Times New Roman"/>
          <w:bCs/>
          <w:szCs w:val="28"/>
        </w:rPr>
        <w:t>&lt;/h3&gt;</w:t>
      </w:r>
    </w:p>
    <w:p w14:paraId="092F48F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&lt;p&gt;Гармония тела и духа, развитие гибкости и </w:t>
      </w:r>
      <w:proofErr w:type="gramStart"/>
      <w:r w:rsidRPr="007C5CE5">
        <w:rPr>
          <w:rFonts w:cs="Times New Roman"/>
          <w:bCs/>
          <w:szCs w:val="28"/>
        </w:rPr>
        <w:t>баланса.&lt;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760FAB3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22905C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class="class-card"&gt;</w:t>
      </w:r>
    </w:p>
    <w:p w14:paraId="0ACF42D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</w:t>
      </w:r>
      <w:proofErr w:type="spellStart"/>
      <w:r w:rsidRPr="007C5CE5">
        <w:rPr>
          <w:rFonts w:cs="Times New Roman"/>
          <w:bCs/>
          <w:szCs w:val="28"/>
        </w:rPr>
        <w:t>Zumba</w:t>
      </w:r>
      <w:proofErr w:type="spellEnd"/>
      <w:proofErr w:type="gramEnd"/>
      <w:r w:rsidRPr="007C5CE5">
        <w:rPr>
          <w:rFonts w:cs="Times New Roman"/>
          <w:bCs/>
          <w:szCs w:val="28"/>
        </w:rPr>
        <w:t>&lt;/h3&gt;</w:t>
      </w:r>
    </w:p>
    <w:p w14:paraId="4C43F7A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&lt;p&gt;Зажигательная танцевальная тренировка под латино-</w:t>
      </w:r>
      <w:proofErr w:type="gramStart"/>
      <w:r w:rsidRPr="007C5CE5">
        <w:rPr>
          <w:rFonts w:cs="Times New Roman"/>
          <w:bCs/>
          <w:szCs w:val="28"/>
        </w:rPr>
        <w:t>ритмы.&lt;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668017A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B177F8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class="class-card"&gt;</w:t>
      </w:r>
    </w:p>
    <w:p w14:paraId="2F83A06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</w:t>
      </w:r>
      <w:proofErr w:type="spellStart"/>
      <w:r w:rsidRPr="007C5CE5">
        <w:rPr>
          <w:rFonts w:cs="Times New Roman"/>
          <w:bCs/>
          <w:szCs w:val="28"/>
        </w:rPr>
        <w:t>CrossFit</w:t>
      </w:r>
      <w:proofErr w:type="spellEnd"/>
      <w:proofErr w:type="gramEnd"/>
      <w:r w:rsidRPr="007C5CE5">
        <w:rPr>
          <w:rFonts w:cs="Times New Roman"/>
          <w:bCs/>
          <w:szCs w:val="28"/>
        </w:rPr>
        <w:t>&lt;/h3&gt;</w:t>
      </w:r>
    </w:p>
    <w:p w14:paraId="67AC704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&lt;p&gt;Высокоинтенсивный тренинг для силы и </w:t>
      </w:r>
      <w:proofErr w:type="gramStart"/>
      <w:r w:rsidRPr="007C5CE5">
        <w:rPr>
          <w:rFonts w:cs="Times New Roman"/>
          <w:bCs/>
          <w:szCs w:val="28"/>
        </w:rPr>
        <w:t>выносливости.&lt;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5D5BE86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29EF690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class="class-card"&gt;</w:t>
      </w:r>
    </w:p>
    <w:p w14:paraId="609CC81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3&gt;Пилатес</w:t>
      </w:r>
      <w:proofErr w:type="gramEnd"/>
      <w:r w:rsidRPr="007C5CE5">
        <w:rPr>
          <w:rFonts w:cs="Times New Roman"/>
          <w:bCs/>
          <w:szCs w:val="28"/>
        </w:rPr>
        <w:t>&lt;/h3&gt;</w:t>
      </w:r>
    </w:p>
    <w:p w14:paraId="79B5346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&lt;p&gt;Укрепление глубоких мышц кора и исправление </w:t>
      </w:r>
      <w:proofErr w:type="gramStart"/>
      <w:r w:rsidRPr="007C5CE5">
        <w:rPr>
          <w:rFonts w:cs="Times New Roman"/>
          <w:bCs/>
          <w:szCs w:val="28"/>
        </w:rPr>
        <w:t>осанки.&lt;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37A8650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237AE8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lastRenderedPageBreak/>
        <w:t xml:space="preserve">                    &lt;div class="class-card"&gt;</w:t>
      </w:r>
    </w:p>
    <w:p w14:paraId="3D2E6E3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</w:t>
      </w:r>
      <w:proofErr w:type="spellStart"/>
      <w:r w:rsidRPr="007C5CE5">
        <w:rPr>
          <w:rFonts w:cs="Times New Roman"/>
          <w:bCs/>
          <w:szCs w:val="28"/>
        </w:rPr>
        <w:t>BodyPump</w:t>
      </w:r>
      <w:proofErr w:type="spellEnd"/>
      <w:proofErr w:type="gramEnd"/>
      <w:r w:rsidRPr="007C5CE5">
        <w:rPr>
          <w:rFonts w:cs="Times New Roman"/>
          <w:bCs/>
          <w:szCs w:val="28"/>
        </w:rPr>
        <w:t>&lt;/h3&gt;</w:t>
      </w:r>
    </w:p>
    <w:p w14:paraId="39472EA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&lt;p&gt;Силовая тренировка со штангой под ритмичную </w:t>
      </w:r>
      <w:proofErr w:type="gramStart"/>
      <w:r w:rsidRPr="007C5CE5">
        <w:rPr>
          <w:rFonts w:cs="Times New Roman"/>
          <w:bCs/>
          <w:szCs w:val="28"/>
        </w:rPr>
        <w:t>музыку.&lt;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7AD50A5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59F99CD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&lt;div class="class-card"&gt;</w:t>
      </w:r>
    </w:p>
    <w:p w14:paraId="5803C99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3&gt;Step</w:t>
      </w:r>
      <w:proofErr w:type="gramEnd"/>
      <w:r w:rsidRPr="007C5CE5">
        <w:rPr>
          <w:rFonts w:cs="Times New Roman"/>
          <w:bCs/>
          <w:szCs w:val="28"/>
        </w:rPr>
        <w:t>&lt;/h3&gt;</w:t>
      </w:r>
    </w:p>
    <w:p w14:paraId="245970A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&lt;p&gt;Активная кардио-тренировка на степ-</w:t>
      </w:r>
      <w:proofErr w:type="gramStart"/>
      <w:r w:rsidRPr="007C5CE5">
        <w:rPr>
          <w:rFonts w:cs="Times New Roman"/>
          <w:bCs/>
          <w:szCs w:val="28"/>
        </w:rPr>
        <w:t>платформах.&lt;</w:t>
      </w:r>
      <w:proofErr w:type="gramEnd"/>
      <w:r w:rsidRPr="007C5CE5">
        <w:rPr>
          <w:rFonts w:cs="Times New Roman"/>
          <w:bCs/>
          <w:szCs w:val="28"/>
        </w:rPr>
        <w:t>/p&gt;</w:t>
      </w:r>
    </w:p>
    <w:p w14:paraId="1642DB5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>&lt;/div&gt;</w:t>
      </w:r>
    </w:p>
    <w:p w14:paraId="1DE5159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&lt;/div&gt;</w:t>
      </w:r>
    </w:p>
    <w:p w14:paraId="787AD15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&lt;/section&gt;</w:t>
      </w:r>
    </w:p>
    <w:p w14:paraId="1ABD13D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62AF5CB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class="schedule"&gt;</w:t>
      </w:r>
    </w:p>
    <w:p w14:paraId="7C86015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7C5CE5">
        <w:rPr>
          <w:rFonts w:cs="Times New Roman"/>
          <w:bCs/>
          <w:szCs w:val="28"/>
        </w:rPr>
        <w:t>Расписание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на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неделю</w:t>
      </w:r>
      <w:r w:rsidRPr="007C5CE5">
        <w:rPr>
          <w:rFonts w:cs="Times New Roman"/>
          <w:bCs/>
          <w:szCs w:val="28"/>
          <w:lang w:val="en-US"/>
        </w:rPr>
        <w:t>&lt;/h2&gt;</w:t>
      </w:r>
    </w:p>
    <w:p w14:paraId="3BEDA33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class="table-wrap"&gt;</w:t>
      </w:r>
    </w:p>
    <w:p w14:paraId="269C767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&lt;table class="schedule-table"&gt;</w:t>
      </w:r>
    </w:p>
    <w:p w14:paraId="5B7A61A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thead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0100AE5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&lt;tr&gt;</w:t>
      </w:r>
    </w:p>
    <w:p w14:paraId="122C15D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Время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404DDC3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proofErr w:type="spellStart"/>
      <w:r w:rsidRPr="007C5CE5">
        <w:rPr>
          <w:rFonts w:cs="Times New Roman"/>
          <w:bCs/>
          <w:szCs w:val="28"/>
        </w:rPr>
        <w:t>Пн</w:t>
      </w:r>
      <w:proofErr w:type="spellEnd"/>
      <w:r w:rsidRPr="007C5CE5">
        <w:rPr>
          <w:rFonts w:cs="Times New Roman"/>
          <w:bCs/>
          <w:szCs w:val="28"/>
          <w:lang w:val="en-US"/>
        </w:rPr>
        <w:t xml:space="preserve"> / </w:t>
      </w:r>
      <w:r w:rsidRPr="007C5CE5">
        <w:rPr>
          <w:rFonts w:cs="Times New Roman"/>
          <w:bCs/>
          <w:szCs w:val="28"/>
        </w:rPr>
        <w:t>Ср</w:t>
      </w:r>
      <w:r w:rsidRPr="007C5CE5">
        <w:rPr>
          <w:rFonts w:cs="Times New Roman"/>
          <w:bCs/>
          <w:szCs w:val="28"/>
          <w:lang w:val="en-US"/>
        </w:rPr>
        <w:t xml:space="preserve"> / </w:t>
      </w:r>
      <w:proofErr w:type="spellStart"/>
      <w:r w:rsidRPr="007C5CE5">
        <w:rPr>
          <w:rFonts w:cs="Times New Roman"/>
          <w:bCs/>
          <w:szCs w:val="28"/>
        </w:rPr>
        <w:t>Пт</w:t>
      </w:r>
      <w:proofErr w:type="spellEnd"/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06057DB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Вт</w:t>
      </w:r>
      <w:r w:rsidRPr="007C5CE5">
        <w:rPr>
          <w:rFonts w:cs="Times New Roman"/>
          <w:bCs/>
          <w:szCs w:val="28"/>
          <w:lang w:val="en-US"/>
        </w:rPr>
        <w:t xml:space="preserve"> / </w:t>
      </w:r>
      <w:proofErr w:type="spellStart"/>
      <w:r w:rsidRPr="007C5CE5">
        <w:rPr>
          <w:rFonts w:cs="Times New Roman"/>
          <w:bCs/>
          <w:szCs w:val="28"/>
        </w:rPr>
        <w:t>Чт</w:t>
      </w:r>
      <w:proofErr w:type="spellEnd"/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1BB5785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  <w:r w:rsidRPr="007C5CE5">
        <w:rPr>
          <w:rFonts w:cs="Times New Roman"/>
          <w:bCs/>
          <w:szCs w:val="28"/>
        </w:rPr>
        <w:t>Тренер</w:t>
      </w:r>
      <w:r w:rsidRPr="007C5CE5">
        <w:rPr>
          <w:rFonts w:cs="Times New Roman"/>
          <w:bCs/>
          <w:szCs w:val="28"/>
          <w:lang w:val="en-US"/>
        </w:rPr>
        <w:t>&lt;/</w:t>
      </w:r>
      <w:proofErr w:type="spellStart"/>
      <w:r w:rsidRPr="007C5CE5">
        <w:rPr>
          <w:rFonts w:cs="Times New Roman"/>
          <w:bCs/>
          <w:szCs w:val="28"/>
          <w:lang w:val="en-US"/>
        </w:rPr>
        <w:t>th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1BD6F37B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&lt;/tr&gt;</w:t>
      </w:r>
    </w:p>
    <w:p w14:paraId="204786E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&lt;/</w:t>
      </w:r>
      <w:proofErr w:type="spellStart"/>
      <w:r w:rsidRPr="007C5CE5">
        <w:rPr>
          <w:rFonts w:cs="Times New Roman"/>
          <w:bCs/>
          <w:szCs w:val="28"/>
          <w:lang w:val="en-US"/>
        </w:rPr>
        <w:t>thead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730F483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</w:t>
      </w:r>
      <w:proofErr w:type="spellStart"/>
      <w:r w:rsidRPr="007C5CE5">
        <w:rPr>
          <w:rFonts w:cs="Times New Roman"/>
          <w:bCs/>
          <w:szCs w:val="28"/>
          <w:lang w:val="en-US"/>
        </w:rPr>
        <w:t>tbody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2C5299A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&lt;tr&gt;</w:t>
      </w:r>
    </w:p>
    <w:p w14:paraId="77DDB20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&lt;td&gt;09:00 - 10:00&lt;/td&gt;</w:t>
      </w:r>
    </w:p>
    <w:p w14:paraId="0F04656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&lt;td&gt;Hatha Yoga&lt;/td&gt;</w:t>
      </w:r>
    </w:p>
    <w:p w14:paraId="36B301C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&lt;td&gt;Pilates&lt;/td&gt;</w:t>
      </w:r>
    </w:p>
    <w:p w14:paraId="0C56FAB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</w:t>
      </w:r>
      <w:r w:rsidRPr="007C5CE5">
        <w:rPr>
          <w:rFonts w:cs="Times New Roman"/>
          <w:bCs/>
          <w:szCs w:val="28"/>
        </w:rPr>
        <w:t>&lt;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&gt;Елена Иванова&lt;/</w:t>
      </w:r>
      <w:proofErr w:type="spellStart"/>
      <w:r w:rsidRPr="007C5CE5">
        <w:rPr>
          <w:rFonts w:cs="Times New Roman"/>
          <w:bCs/>
          <w:szCs w:val="28"/>
        </w:rPr>
        <w:t>td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7FDD21C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        &lt;/</w:t>
      </w:r>
      <w:proofErr w:type="spellStart"/>
      <w:r w:rsidRPr="007C5CE5">
        <w:rPr>
          <w:rFonts w:cs="Times New Roman"/>
          <w:bCs/>
          <w:szCs w:val="28"/>
        </w:rPr>
        <w:t>tr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6165032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        </w:t>
      </w:r>
      <w:r w:rsidRPr="007C5CE5">
        <w:rPr>
          <w:rFonts w:cs="Times New Roman"/>
          <w:bCs/>
          <w:szCs w:val="28"/>
          <w:lang w:val="en-US"/>
        </w:rPr>
        <w:t>&lt;tr&gt;</w:t>
      </w:r>
    </w:p>
    <w:p w14:paraId="7B374D7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&lt;td&gt;12:00 - 13:00&lt;/td&gt;</w:t>
      </w:r>
    </w:p>
    <w:p w14:paraId="13A43EC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</w:t>
      </w:r>
      <w:proofErr w:type="spellStart"/>
      <w:r w:rsidRPr="007C5CE5">
        <w:rPr>
          <w:rFonts w:cs="Times New Roman"/>
          <w:bCs/>
          <w:szCs w:val="28"/>
          <w:lang w:val="en-US"/>
        </w:rPr>
        <w:t>BodyPump</w:t>
      </w:r>
      <w:proofErr w:type="spellEnd"/>
      <w:r w:rsidRPr="007C5CE5">
        <w:rPr>
          <w:rFonts w:cs="Times New Roman"/>
          <w:bCs/>
          <w:szCs w:val="28"/>
          <w:lang w:val="en-US"/>
        </w:rPr>
        <w:t>&lt;/td&gt;</w:t>
      </w:r>
    </w:p>
    <w:p w14:paraId="1F08284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&lt;td&gt;Zumba&lt;/td&gt;</w:t>
      </w:r>
    </w:p>
    <w:p w14:paraId="16FE5EE0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</w:t>
      </w:r>
      <w:r w:rsidRPr="007C5CE5">
        <w:rPr>
          <w:rFonts w:cs="Times New Roman"/>
          <w:bCs/>
          <w:szCs w:val="28"/>
        </w:rPr>
        <w:t>Марк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Петров</w:t>
      </w:r>
      <w:r w:rsidRPr="007C5CE5">
        <w:rPr>
          <w:rFonts w:cs="Times New Roman"/>
          <w:bCs/>
          <w:szCs w:val="28"/>
          <w:lang w:val="en-US"/>
        </w:rPr>
        <w:t>&lt;/td&gt;</w:t>
      </w:r>
    </w:p>
    <w:p w14:paraId="378A6F7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&lt;/tr&gt;</w:t>
      </w:r>
    </w:p>
    <w:p w14:paraId="54E436D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&lt;tr&gt;</w:t>
      </w:r>
    </w:p>
    <w:p w14:paraId="5219094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&lt;td&gt;18:30 - 19:30&lt;/td&gt;</w:t>
      </w:r>
    </w:p>
    <w:p w14:paraId="25850E6E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&lt;td&gt;CrossFit&lt;/td&gt;</w:t>
      </w:r>
    </w:p>
    <w:p w14:paraId="7C87698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&lt;td&gt;Step Cardio&lt;/td&gt;</w:t>
      </w:r>
    </w:p>
    <w:p w14:paraId="71E92D0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</w:t>
      </w:r>
      <w:r w:rsidRPr="007C5CE5">
        <w:rPr>
          <w:rFonts w:cs="Times New Roman"/>
          <w:bCs/>
          <w:szCs w:val="28"/>
        </w:rPr>
        <w:t>Дмитрий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Сокол</w:t>
      </w:r>
      <w:r w:rsidRPr="007C5CE5">
        <w:rPr>
          <w:rFonts w:cs="Times New Roman"/>
          <w:bCs/>
          <w:szCs w:val="28"/>
          <w:lang w:val="en-US"/>
        </w:rPr>
        <w:t>&lt;/td&gt;</w:t>
      </w:r>
    </w:p>
    <w:p w14:paraId="1971211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&lt;/tr&gt;</w:t>
      </w:r>
    </w:p>
    <w:p w14:paraId="24101899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lastRenderedPageBreak/>
        <w:t xml:space="preserve">                            &lt;tr&gt;</w:t>
      </w:r>
    </w:p>
    <w:p w14:paraId="188C6ED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&lt;td&gt;20:00 - 21:00&lt;/td&gt;</w:t>
      </w:r>
    </w:p>
    <w:p w14:paraId="5E85E07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&lt;td&gt;Power Stretching&lt;/td&gt;</w:t>
      </w:r>
    </w:p>
    <w:p w14:paraId="5101EAD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&lt;td&gt;Yoga Flow&lt;/td&gt;</w:t>
      </w:r>
    </w:p>
    <w:p w14:paraId="519ADBE6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    &lt;td&gt;</w:t>
      </w:r>
      <w:r w:rsidRPr="007C5CE5">
        <w:rPr>
          <w:rFonts w:cs="Times New Roman"/>
          <w:bCs/>
          <w:szCs w:val="28"/>
        </w:rPr>
        <w:t>Анна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Грей</w:t>
      </w:r>
      <w:r w:rsidRPr="007C5CE5">
        <w:rPr>
          <w:rFonts w:cs="Times New Roman"/>
          <w:bCs/>
          <w:szCs w:val="28"/>
          <w:lang w:val="en-US"/>
        </w:rPr>
        <w:t>&lt;/td&gt;</w:t>
      </w:r>
    </w:p>
    <w:p w14:paraId="3CF2DD5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    &lt;/tr&gt;</w:t>
      </w:r>
    </w:p>
    <w:p w14:paraId="4C2179AA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    &lt;/</w:t>
      </w:r>
      <w:proofErr w:type="spellStart"/>
      <w:r w:rsidRPr="007C5CE5">
        <w:rPr>
          <w:rFonts w:cs="Times New Roman"/>
          <w:bCs/>
          <w:szCs w:val="28"/>
          <w:lang w:val="en-US"/>
        </w:rPr>
        <w:t>tbody</w:t>
      </w:r>
      <w:proofErr w:type="spellEnd"/>
      <w:r w:rsidRPr="007C5CE5">
        <w:rPr>
          <w:rFonts w:cs="Times New Roman"/>
          <w:bCs/>
          <w:szCs w:val="28"/>
          <w:lang w:val="en-US"/>
        </w:rPr>
        <w:t>&gt;</w:t>
      </w:r>
    </w:p>
    <w:p w14:paraId="3B4557A8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&lt;/table&gt;</w:t>
      </w:r>
    </w:p>
    <w:p w14:paraId="6E40AD42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&lt;/div&gt;</w:t>
      </w:r>
    </w:p>
    <w:p w14:paraId="4243A607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&lt;/section&gt;</w:t>
      </w:r>
    </w:p>
    <w:p w14:paraId="3845277F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5008FB8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&lt;section class="join-section"&gt;</w:t>
      </w:r>
    </w:p>
    <w:p w14:paraId="03A5E2A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&lt;div class="join-card"&gt;</w:t>
      </w:r>
    </w:p>
    <w:p w14:paraId="0DF3EEA4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    </w:t>
      </w:r>
      <w:r w:rsidRPr="007C5CE5">
        <w:rPr>
          <w:rFonts w:cs="Times New Roman"/>
          <w:bCs/>
          <w:szCs w:val="28"/>
        </w:rPr>
        <w:t>&lt;h</w:t>
      </w:r>
      <w:proofErr w:type="gramStart"/>
      <w:r w:rsidRPr="007C5CE5">
        <w:rPr>
          <w:rFonts w:cs="Times New Roman"/>
          <w:bCs/>
          <w:szCs w:val="28"/>
        </w:rPr>
        <w:t>2&gt;Готовы</w:t>
      </w:r>
      <w:proofErr w:type="gramEnd"/>
      <w:r w:rsidRPr="007C5CE5">
        <w:rPr>
          <w:rFonts w:cs="Times New Roman"/>
          <w:bCs/>
          <w:szCs w:val="28"/>
        </w:rPr>
        <w:t xml:space="preserve"> начать </w:t>
      </w:r>
      <w:proofErr w:type="gramStart"/>
      <w:r w:rsidRPr="007C5CE5">
        <w:rPr>
          <w:rFonts w:cs="Times New Roman"/>
          <w:bCs/>
          <w:szCs w:val="28"/>
        </w:rPr>
        <w:t>тренировки?&lt;</w:t>
      </w:r>
      <w:proofErr w:type="gramEnd"/>
      <w:r w:rsidRPr="007C5CE5">
        <w:rPr>
          <w:rFonts w:cs="Times New Roman"/>
          <w:bCs/>
          <w:szCs w:val="28"/>
        </w:rPr>
        <w:t>/h2&gt;</w:t>
      </w:r>
    </w:p>
    <w:p w14:paraId="6216CD3D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        &lt;p&gt;Запишитесь на первое пробное занятие со скидкой 50%&lt;/p&gt;</w:t>
      </w:r>
    </w:p>
    <w:p w14:paraId="1FCC77D3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7C5CE5">
        <w:rPr>
          <w:rFonts w:cs="Times New Roman"/>
          <w:bCs/>
          <w:szCs w:val="28"/>
        </w:rPr>
        <w:t xml:space="preserve">                    </w:t>
      </w:r>
      <w:r w:rsidRPr="007C5CE5">
        <w:rPr>
          <w:rFonts w:cs="Times New Roman"/>
          <w:bCs/>
          <w:szCs w:val="28"/>
          <w:lang w:val="en-US"/>
        </w:rPr>
        <w:t xml:space="preserve">&lt;a </w:t>
      </w:r>
      <w:proofErr w:type="spellStart"/>
      <w:r w:rsidRPr="007C5CE5">
        <w:rPr>
          <w:rFonts w:cs="Times New Roman"/>
          <w:bCs/>
          <w:szCs w:val="28"/>
          <w:lang w:val="en-US"/>
        </w:rPr>
        <w:t>href</w:t>
      </w:r>
      <w:proofErr w:type="spellEnd"/>
      <w:r w:rsidRPr="007C5CE5">
        <w:rPr>
          <w:rFonts w:cs="Times New Roman"/>
          <w:bCs/>
          <w:szCs w:val="28"/>
          <w:lang w:val="en-US"/>
        </w:rPr>
        <w:t>="registration.html" class="</w:t>
      </w:r>
      <w:proofErr w:type="spellStart"/>
      <w:r w:rsidRPr="007C5CE5">
        <w:rPr>
          <w:rFonts w:cs="Times New Roman"/>
          <w:bCs/>
          <w:szCs w:val="28"/>
          <w:lang w:val="en-US"/>
        </w:rPr>
        <w:t>btn-cta</w:t>
      </w:r>
      <w:proofErr w:type="spellEnd"/>
      <w:r w:rsidRPr="007C5CE5">
        <w:rPr>
          <w:rFonts w:cs="Times New Roman"/>
          <w:bCs/>
          <w:szCs w:val="28"/>
          <w:lang w:val="en-US"/>
        </w:rPr>
        <w:t>"&gt;</w:t>
      </w:r>
      <w:r w:rsidRPr="007C5CE5">
        <w:rPr>
          <w:rFonts w:cs="Times New Roman"/>
          <w:bCs/>
          <w:szCs w:val="28"/>
        </w:rPr>
        <w:t>Записаться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на</w:t>
      </w:r>
      <w:r w:rsidRPr="007C5CE5">
        <w:rPr>
          <w:rFonts w:cs="Times New Roman"/>
          <w:bCs/>
          <w:szCs w:val="28"/>
          <w:lang w:val="en-US"/>
        </w:rPr>
        <w:t xml:space="preserve"> </w:t>
      </w:r>
      <w:r w:rsidRPr="007C5CE5">
        <w:rPr>
          <w:rFonts w:cs="Times New Roman"/>
          <w:bCs/>
          <w:szCs w:val="28"/>
        </w:rPr>
        <w:t>класс</w:t>
      </w:r>
      <w:r w:rsidRPr="007C5CE5">
        <w:rPr>
          <w:rFonts w:cs="Times New Roman"/>
          <w:bCs/>
          <w:szCs w:val="28"/>
          <w:lang w:val="en-US"/>
        </w:rPr>
        <w:t>&lt;/a&gt;</w:t>
      </w:r>
    </w:p>
    <w:p w14:paraId="021DAB41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  <w:lang w:val="en-US"/>
        </w:rPr>
        <w:t xml:space="preserve">                </w:t>
      </w:r>
      <w:r w:rsidRPr="007C5CE5">
        <w:rPr>
          <w:rFonts w:cs="Times New Roman"/>
          <w:bCs/>
          <w:szCs w:val="28"/>
        </w:rPr>
        <w:t>&lt;/</w:t>
      </w:r>
      <w:proofErr w:type="spellStart"/>
      <w:r w:rsidRPr="007C5CE5">
        <w:rPr>
          <w:rFonts w:cs="Times New Roman"/>
          <w:bCs/>
          <w:szCs w:val="28"/>
        </w:rPr>
        <w:t>div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473F88AC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    &lt;/</w:t>
      </w:r>
      <w:proofErr w:type="spellStart"/>
      <w:r w:rsidRPr="007C5CE5">
        <w:rPr>
          <w:rFonts w:cs="Times New Roman"/>
          <w:bCs/>
          <w:szCs w:val="28"/>
        </w:rPr>
        <w:t>section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6B6B00D5" w14:textId="77777777" w:rsidR="007C5CE5" w:rsidRPr="007C5CE5" w:rsidRDefault="007C5CE5" w:rsidP="007C5CE5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    &lt;/</w:t>
      </w:r>
      <w:proofErr w:type="spellStart"/>
      <w:r w:rsidRPr="007C5CE5">
        <w:rPr>
          <w:rFonts w:cs="Times New Roman"/>
          <w:bCs/>
          <w:szCs w:val="28"/>
        </w:rPr>
        <w:t>div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1F99BAA7" w14:textId="030BCDC4" w:rsidR="007C5CE5" w:rsidRDefault="007C5CE5" w:rsidP="007C5CE5">
      <w:pPr>
        <w:pStyle w:val="a7"/>
        <w:spacing w:line="240" w:lineRule="auto"/>
        <w:ind w:left="1512" w:firstLine="0"/>
        <w:rPr>
          <w:rFonts w:cs="Times New Roman"/>
          <w:bCs/>
          <w:szCs w:val="28"/>
        </w:rPr>
      </w:pPr>
      <w:r w:rsidRPr="007C5CE5">
        <w:rPr>
          <w:rFonts w:cs="Times New Roman"/>
          <w:bCs/>
          <w:szCs w:val="28"/>
        </w:rPr>
        <w:t xml:space="preserve">    &lt;/</w:t>
      </w:r>
      <w:proofErr w:type="spellStart"/>
      <w:r w:rsidRPr="007C5CE5">
        <w:rPr>
          <w:rFonts w:cs="Times New Roman"/>
          <w:bCs/>
          <w:szCs w:val="28"/>
        </w:rPr>
        <w:t>main</w:t>
      </w:r>
      <w:proofErr w:type="spellEnd"/>
      <w:r w:rsidRPr="007C5CE5">
        <w:rPr>
          <w:rFonts w:cs="Times New Roman"/>
          <w:bCs/>
          <w:szCs w:val="28"/>
        </w:rPr>
        <w:t>&gt;</w:t>
      </w:r>
    </w:p>
    <w:p w14:paraId="09C2D515" w14:textId="7CE290A9" w:rsidR="00B45B70" w:rsidRDefault="00B45B70" w:rsidP="00B45B70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</w:t>
      </w:r>
      <w:ins w:id="6" w:author="Kirill Beskorovayniy" w:date="2026-05-12T01:31:00Z" w16du:dateUtc="2026-05-11T22:31:00Z">
        <w:r w:rsidR="0007317E">
          <w:rPr>
            <w:rFonts w:cs="Times New Roman"/>
            <w:bCs/>
            <w:szCs w:val="28"/>
          </w:rPr>
          <w:t>5</w:t>
        </w:r>
      </w:ins>
      <w:r w:rsidRPr="00656AA8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файл</w:t>
      </w:r>
      <w:r w:rsidR="00F555AF">
        <w:rPr>
          <w:rFonts w:cs="Times New Roman"/>
          <w:bCs/>
          <w:szCs w:val="28"/>
        </w:rPr>
        <w:t xml:space="preserve"> </w:t>
      </w:r>
      <w:r w:rsidR="00F555AF">
        <w:rPr>
          <w:rFonts w:cs="Times New Roman"/>
          <w:bCs/>
          <w:szCs w:val="28"/>
          <w:lang w:val="en-US"/>
        </w:rPr>
        <w:t>registration</w:t>
      </w:r>
      <w:del w:id="7" w:author="Microsoft Word" w:date="2026-05-12T01:31:00Z" w16du:dateUtc="2026-05-11T22:31:00Z">
        <w:r>
          <w:rPr>
            <w:rFonts w:cs="Times New Roman"/>
            <w:bCs/>
            <w:szCs w:val="28"/>
            <w:lang w:val="en-US"/>
          </w:rPr>
          <w:delText>pool</w:delText>
        </w:r>
      </w:del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html</w:t>
      </w:r>
      <w:r>
        <w:rPr>
          <w:rFonts w:cs="Times New Roman"/>
          <w:bCs/>
          <w:szCs w:val="28"/>
        </w:rPr>
        <w:t xml:space="preserve"> (Страница</w:t>
      </w:r>
      <w:r w:rsidR="0007317E">
        <w:rPr>
          <w:rFonts w:cs="Times New Roman"/>
          <w:bCs/>
          <w:szCs w:val="28"/>
        </w:rPr>
        <w:t xml:space="preserve"> </w:t>
      </w:r>
      <w:del w:id="8" w:author="Microsoft Word" w:date="2026-05-12T01:31:00Z" w16du:dateUtc="2026-05-11T22:31:00Z">
        <w:r>
          <w:rPr>
            <w:rFonts w:cs="Times New Roman"/>
            <w:bCs/>
            <w:szCs w:val="28"/>
          </w:rPr>
          <w:delText>бассейна</w:delText>
        </w:r>
      </w:del>
      <w:ins w:id="9" w:author="Microsoft Word" w:date="2026-05-12T01:31:00Z" w16du:dateUtc="2026-05-11T22:31:00Z">
        <w:r w:rsidR="0007317E">
          <w:rPr>
            <w:rFonts w:cs="Times New Roman"/>
            <w:bCs/>
            <w:szCs w:val="28"/>
          </w:rPr>
          <w:t>регистрации</w:t>
        </w:r>
      </w:ins>
      <w:r>
        <w:rPr>
          <w:rFonts w:cs="Times New Roman"/>
          <w:bCs/>
          <w:szCs w:val="28"/>
        </w:rPr>
        <w:t>)</w:t>
      </w:r>
    </w:p>
    <w:p w14:paraId="3C74D997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&lt;main class="container"&gt;</w:t>
      </w:r>
    </w:p>
    <w:p w14:paraId="69CC5A8F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&lt;section class="reg-form-section"&gt;</w:t>
      </w:r>
    </w:p>
    <w:p w14:paraId="5FBAFE95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&lt;h1 class="section-title"&gt;</w:t>
      </w:r>
      <w:r w:rsidRPr="00BB2BAD">
        <w:rPr>
          <w:rFonts w:cs="Times New Roman"/>
          <w:bCs/>
          <w:szCs w:val="28"/>
        </w:rPr>
        <w:t>Анкета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клиента</w:t>
      </w:r>
      <w:r w:rsidRPr="00BB2BAD">
        <w:rPr>
          <w:rFonts w:cs="Times New Roman"/>
          <w:bCs/>
          <w:szCs w:val="28"/>
          <w:lang w:val="en-US"/>
        </w:rPr>
        <w:t>&lt;/h1&gt;</w:t>
      </w:r>
    </w:p>
    <w:p w14:paraId="23C583C8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6B5D477A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&lt;form action="#" method="post" class="reg-form" id="</w:t>
      </w:r>
      <w:proofErr w:type="spellStart"/>
      <w:r w:rsidRPr="00BB2BAD">
        <w:rPr>
          <w:rFonts w:cs="Times New Roman"/>
          <w:bCs/>
          <w:szCs w:val="28"/>
          <w:lang w:val="en-US"/>
        </w:rPr>
        <w:t>regForm</w:t>
      </w:r>
      <w:proofErr w:type="spellEnd"/>
      <w:r w:rsidRPr="00BB2BAD">
        <w:rPr>
          <w:rFonts w:cs="Times New Roman"/>
          <w:bCs/>
          <w:szCs w:val="28"/>
          <w:lang w:val="en-US"/>
        </w:rPr>
        <w:t>"&gt;</w:t>
      </w:r>
    </w:p>
    <w:p w14:paraId="748BF985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&lt;</w:t>
      </w:r>
      <w:proofErr w:type="spellStart"/>
      <w:r w:rsidRPr="00BB2BAD">
        <w:rPr>
          <w:rFonts w:cs="Times New Roman"/>
          <w:bCs/>
          <w:szCs w:val="28"/>
          <w:lang w:val="en-US"/>
        </w:rPr>
        <w:t>fieldset</w:t>
      </w:r>
      <w:proofErr w:type="spellEnd"/>
      <w:r w:rsidRPr="00BB2BAD">
        <w:rPr>
          <w:rFonts w:cs="Times New Roman"/>
          <w:bCs/>
          <w:szCs w:val="28"/>
          <w:lang w:val="en-US"/>
        </w:rPr>
        <w:t xml:space="preserve"> style="border: 1px solid #30363d; padding: 25px; border-radius: 12px;"&gt;</w:t>
      </w:r>
    </w:p>
    <w:p w14:paraId="38F05A3A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&lt;legend style="color: #00f2ff; padding: 0 10px; font-weight: bold;"&gt;</w:t>
      </w:r>
      <w:r w:rsidRPr="00BB2BAD">
        <w:rPr>
          <w:rFonts w:cs="Times New Roman"/>
          <w:bCs/>
          <w:szCs w:val="28"/>
        </w:rPr>
        <w:t>Регистрация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в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комплексе</w:t>
      </w:r>
      <w:r w:rsidRPr="00BB2BAD">
        <w:rPr>
          <w:rFonts w:cs="Times New Roman"/>
          <w:bCs/>
          <w:szCs w:val="28"/>
          <w:lang w:val="en-US"/>
        </w:rPr>
        <w:t>&lt;/legend&gt;</w:t>
      </w:r>
    </w:p>
    <w:p w14:paraId="77C2471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32E76BA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588DA618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</w:t>
      </w:r>
      <w:proofErr w:type="spellStart"/>
      <w:r w:rsidRPr="00BB2BAD">
        <w:rPr>
          <w:rFonts w:cs="Times New Roman"/>
          <w:bCs/>
          <w:szCs w:val="28"/>
          <w:lang w:val="en-US"/>
        </w:rPr>
        <w:t>fname</w:t>
      </w:r>
      <w:proofErr w:type="spellEnd"/>
      <w:r w:rsidRPr="00BB2BAD">
        <w:rPr>
          <w:rFonts w:cs="Times New Roman"/>
          <w:bCs/>
          <w:szCs w:val="28"/>
          <w:lang w:val="en-US"/>
        </w:rPr>
        <w:t>"&gt;</w:t>
      </w:r>
      <w:r w:rsidRPr="00BB2BAD">
        <w:rPr>
          <w:rFonts w:cs="Times New Roman"/>
          <w:bCs/>
          <w:szCs w:val="28"/>
        </w:rPr>
        <w:t>Имя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клиента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4D29CF8B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&lt;input type="text" id="</w:t>
      </w:r>
      <w:proofErr w:type="spellStart"/>
      <w:r w:rsidRPr="00BB2BAD">
        <w:rPr>
          <w:rFonts w:cs="Times New Roman"/>
          <w:bCs/>
          <w:szCs w:val="28"/>
          <w:lang w:val="en-US"/>
        </w:rPr>
        <w:t>fname</w:t>
      </w:r>
      <w:proofErr w:type="spellEnd"/>
      <w:r w:rsidRPr="00BB2BAD">
        <w:rPr>
          <w:rFonts w:cs="Times New Roman"/>
          <w:bCs/>
          <w:szCs w:val="28"/>
          <w:lang w:val="en-US"/>
        </w:rPr>
        <w:t>" name="</w:t>
      </w:r>
      <w:proofErr w:type="spellStart"/>
      <w:r w:rsidRPr="00BB2BAD">
        <w:rPr>
          <w:rFonts w:cs="Times New Roman"/>
          <w:bCs/>
          <w:szCs w:val="28"/>
          <w:lang w:val="en-US"/>
        </w:rPr>
        <w:t>firstname</w:t>
      </w:r>
      <w:proofErr w:type="spellEnd"/>
      <w:r w:rsidRPr="00BB2BAD">
        <w:rPr>
          <w:rFonts w:cs="Times New Roman"/>
          <w:bCs/>
          <w:szCs w:val="28"/>
          <w:lang w:val="en-US"/>
        </w:rPr>
        <w:t>" required&gt;</w:t>
      </w:r>
    </w:p>
    <w:p w14:paraId="580BE5C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5B7A0A48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3E95EF2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5AEC4E3E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</w:t>
      </w:r>
      <w:proofErr w:type="spellStart"/>
      <w:r w:rsidRPr="00BB2BAD">
        <w:rPr>
          <w:rFonts w:cs="Times New Roman"/>
          <w:bCs/>
          <w:szCs w:val="28"/>
          <w:lang w:val="en-US"/>
        </w:rPr>
        <w:t>lname</w:t>
      </w:r>
      <w:proofErr w:type="spellEnd"/>
      <w:r w:rsidRPr="00BB2BAD">
        <w:rPr>
          <w:rFonts w:cs="Times New Roman"/>
          <w:bCs/>
          <w:szCs w:val="28"/>
          <w:lang w:val="en-US"/>
        </w:rPr>
        <w:t>"&gt;</w:t>
      </w:r>
      <w:r w:rsidRPr="00BB2BAD">
        <w:rPr>
          <w:rFonts w:cs="Times New Roman"/>
          <w:bCs/>
          <w:szCs w:val="28"/>
        </w:rPr>
        <w:t>Фамилия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клиента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368282C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&lt;input type="text" id="</w:t>
      </w:r>
      <w:proofErr w:type="spellStart"/>
      <w:r w:rsidRPr="00BB2BAD">
        <w:rPr>
          <w:rFonts w:cs="Times New Roman"/>
          <w:bCs/>
          <w:szCs w:val="28"/>
          <w:lang w:val="en-US"/>
        </w:rPr>
        <w:t>lname</w:t>
      </w:r>
      <w:proofErr w:type="spellEnd"/>
      <w:r w:rsidRPr="00BB2BAD">
        <w:rPr>
          <w:rFonts w:cs="Times New Roman"/>
          <w:bCs/>
          <w:szCs w:val="28"/>
          <w:lang w:val="en-US"/>
        </w:rPr>
        <w:t>" name="</w:t>
      </w:r>
      <w:proofErr w:type="spellStart"/>
      <w:r w:rsidRPr="00BB2BAD">
        <w:rPr>
          <w:rFonts w:cs="Times New Roman"/>
          <w:bCs/>
          <w:szCs w:val="28"/>
          <w:lang w:val="en-US"/>
        </w:rPr>
        <w:t>lastname</w:t>
      </w:r>
      <w:proofErr w:type="spellEnd"/>
      <w:r w:rsidRPr="00BB2BAD">
        <w:rPr>
          <w:rFonts w:cs="Times New Roman"/>
          <w:bCs/>
          <w:szCs w:val="28"/>
          <w:lang w:val="en-US"/>
        </w:rPr>
        <w:t>" required&gt;</w:t>
      </w:r>
    </w:p>
    <w:p w14:paraId="47DF04F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lastRenderedPageBreak/>
        <w:t xml:space="preserve">                    &lt;/p&gt;</w:t>
      </w:r>
    </w:p>
    <w:p w14:paraId="51CE9CA6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E5C5E1F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3893D8F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for="service"&gt;</w:t>
      </w:r>
      <w:r w:rsidRPr="00BB2BAD">
        <w:rPr>
          <w:rFonts w:cs="Times New Roman"/>
          <w:bCs/>
          <w:szCs w:val="28"/>
        </w:rPr>
        <w:t>Направление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занятий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1AF6CEB3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&lt;select id="service" name="service"&gt;</w:t>
      </w:r>
    </w:p>
    <w:p w14:paraId="09647C80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</w:t>
      </w:r>
      <w:proofErr w:type="spellStart"/>
      <w:r w:rsidRPr="00BB2BAD">
        <w:rPr>
          <w:rFonts w:cs="Times New Roman"/>
          <w:bCs/>
          <w:szCs w:val="28"/>
          <w:lang w:val="en-US"/>
        </w:rPr>
        <w:t>chooseClass</w:t>
      </w:r>
      <w:proofErr w:type="spellEnd"/>
      <w:r w:rsidRPr="00BB2BAD">
        <w:rPr>
          <w:rFonts w:cs="Times New Roman"/>
          <w:bCs/>
          <w:szCs w:val="28"/>
          <w:lang w:val="en-US"/>
        </w:rPr>
        <w:t>"&gt;</w:t>
      </w:r>
      <w:r w:rsidRPr="00BB2BAD">
        <w:rPr>
          <w:rFonts w:cs="Times New Roman"/>
          <w:bCs/>
          <w:szCs w:val="28"/>
        </w:rPr>
        <w:t>Выберите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направление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6F08FB4F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value="gym"&gt;</w:t>
      </w:r>
      <w:r w:rsidRPr="00BB2BAD">
        <w:rPr>
          <w:rFonts w:cs="Times New Roman"/>
          <w:bCs/>
          <w:szCs w:val="28"/>
        </w:rPr>
        <w:t>Тренажерный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зал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469E0A7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value="pool"&gt;</w:t>
      </w:r>
      <w:r w:rsidRPr="00BB2BAD">
        <w:rPr>
          <w:rFonts w:cs="Times New Roman"/>
          <w:bCs/>
          <w:szCs w:val="28"/>
        </w:rPr>
        <w:t>Бассейн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380498B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value="fitness"&gt;</w:t>
      </w:r>
      <w:r w:rsidRPr="00BB2BAD">
        <w:rPr>
          <w:rFonts w:cs="Times New Roman"/>
          <w:bCs/>
          <w:szCs w:val="28"/>
        </w:rPr>
        <w:t>Фитнес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2362F59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&lt;/select&gt;</w:t>
      </w:r>
    </w:p>
    <w:p w14:paraId="2673ED7C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486A62CC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345D0127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6F02153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for="age"&gt;</w:t>
      </w:r>
      <w:r w:rsidRPr="00BB2BAD">
        <w:rPr>
          <w:rFonts w:cs="Times New Roman"/>
          <w:bCs/>
          <w:szCs w:val="28"/>
        </w:rPr>
        <w:t>Возрастная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группа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3DF526AA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&lt;select id="age" name="age-group"&gt;</w:t>
      </w:r>
    </w:p>
    <w:p w14:paraId="00D92473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</w:t>
      </w:r>
      <w:proofErr w:type="spellStart"/>
      <w:r w:rsidRPr="00BB2BAD">
        <w:rPr>
          <w:rFonts w:cs="Times New Roman"/>
          <w:bCs/>
          <w:szCs w:val="28"/>
          <w:lang w:val="en-US"/>
        </w:rPr>
        <w:t>chooseAge</w:t>
      </w:r>
      <w:proofErr w:type="spellEnd"/>
      <w:r w:rsidRPr="00BB2BAD">
        <w:rPr>
          <w:rFonts w:cs="Times New Roman"/>
          <w:bCs/>
          <w:szCs w:val="28"/>
          <w:lang w:val="en-US"/>
        </w:rPr>
        <w:t>"&gt;</w:t>
      </w:r>
      <w:r w:rsidRPr="00BB2BAD">
        <w:rPr>
          <w:rFonts w:cs="Times New Roman"/>
          <w:bCs/>
          <w:szCs w:val="28"/>
        </w:rPr>
        <w:t>Выберите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возраст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2557F757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value="kids"&gt;</w:t>
      </w:r>
      <w:r w:rsidRPr="00BB2BAD">
        <w:rPr>
          <w:rFonts w:cs="Times New Roman"/>
          <w:bCs/>
          <w:szCs w:val="28"/>
        </w:rPr>
        <w:t>дети</w:t>
      </w:r>
      <w:r w:rsidRPr="00BB2BAD">
        <w:rPr>
          <w:rFonts w:cs="Times New Roman"/>
          <w:bCs/>
          <w:szCs w:val="28"/>
          <w:lang w:val="en-US"/>
        </w:rPr>
        <w:t xml:space="preserve"> 6 - 12 </w:t>
      </w:r>
      <w:r w:rsidRPr="00BB2BAD">
        <w:rPr>
          <w:rFonts w:cs="Times New Roman"/>
          <w:bCs/>
          <w:szCs w:val="28"/>
        </w:rPr>
        <w:t>лет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3AB89ADA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value="teens"&gt;</w:t>
      </w:r>
      <w:r w:rsidRPr="00BB2BAD">
        <w:rPr>
          <w:rFonts w:cs="Times New Roman"/>
          <w:bCs/>
          <w:szCs w:val="28"/>
        </w:rPr>
        <w:t>подростки</w:t>
      </w:r>
      <w:r w:rsidRPr="00BB2BAD">
        <w:rPr>
          <w:rFonts w:cs="Times New Roman"/>
          <w:bCs/>
          <w:szCs w:val="28"/>
          <w:lang w:val="en-US"/>
        </w:rPr>
        <w:t xml:space="preserve"> 13 - 17 </w:t>
      </w:r>
      <w:r w:rsidRPr="00BB2BAD">
        <w:rPr>
          <w:rFonts w:cs="Times New Roman"/>
          <w:bCs/>
          <w:szCs w:val="28"/>
        </w:rPr>
        <w:t>лет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57195ECB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value="adults"&gt;</w:t>
      </w:r>
      <w:r w:rsidRPr="00BB2BAD">
        <w:rPr>
          <w:rFonts w:cs="Times New Roman"/>
          <w:bCs/>
          <w:szCs w:val="28"/>
        </w:rPr>
        <w:t>взрослые</w:t>
      </w:r>
      <w:r w:rsidRPr="00BB2BAD">
        <w:rPr>
          <w:rFonts w:cs="Times New Roman"/>
          <w:bCs/>
          <w:szCs w:val="28"/>
          <w:lang w:val="en-US"/>
        </w:rPr>
        <w:t xml:space="preserve"> 18 - 60 </w:t>
      </w:r>
      <w:r w:rsidRPr="00BB2BAD">
        <w:rPr>
          <w:rFonts w:cs="Times New Roman"/>
          <w:bCs/>
          <w:szCs w:val="28"/>
        </w:rPr>
        <w:t>лет</w:t>
      </w:r>
      <w:r w:rsidRPr="00BB2BAD">
        <w:rPr>
          <w:rFonts w:cs="Times New Roman"/>
          <w:bCs/>
          <w:szCs w:val="28"/>
          <w:lang w:val="en-US"/>
        </w:rPr>
        <w:t>&lt;/option&gt;</w:t>
      </w:r>
    </w:p>
    <w:p w14:paraId="03567FBF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    &lt;option value="senior"&gt;</w:t>
      </w:r>
      <w:r w:rsidRPr="00BB2BAD">
        <w:rPr>
          <w:rFonts w:cs="Times New Roman"/>
          <w:bCs/>
          <w:szCs w:val="28"/>
        </w:rPr>
        <w:t>пожилые</w:t>
      </w:r>
      <w:r w:rsidRPr="00BB2BAD">
        <w:rPr>
          <w:rFonts w:cs="Times New Roman"/>
          <w:bCs/>
          <w:szCs w:val="28"/>
          <w:lang w:val="en-US"/>
        </w:rPr>
        <w:t xml:space="preserve"> 60+&lt;/option&gt;</w:t>
      </w:r>
    </w:p>
    <w:p w14:paraId="286F686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&lt;/select&gt;</w:t>
      </w:r>
    </w:p>
    <w:p w14:paraId="5504083C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16BCCC1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63EDCC6B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34C804B5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for="phone"&gt;</w:t>
      </w:r>
      <w:r w:rsidRPr="00BB2BAD">
        <w:rPr>
          <w:rFonts w:cs="Times New Roman"/>
          <w:bCs/>
          <w:szCs w:val="28"/>
        </w:rPr>
        <w:t>Номер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телефона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7869537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&lt;input type="</w:t>
      </w:r>
      <w:proofErr w:type="spellStart"/>
      <w:r w:rsidRPr="00BB2BAD">
        <w:rPr>
          <w:rFonts w:cs="Times New Roman"/>
          <w:bCs/>
          <w:szCs w:val="28"/>
          <w:lang w:val="en-US"/>
        </w:rPr>
        <w:t>tel</w:t>
      </w:r>
      <w:proofErr w:type="spellEnd"/>
      <w:r w:rsidRPr="00BB2BAD">
        <w:rPr>
          <w:rFonts w:cs="Times New Roman"/>
          <w:bCs/>
          <w:szCs w:val="28"/>
          <w:lang w:val="en-US"/>
        </w:rPr>
        <w:t>" id="phone" name="phone" placeholder="+375 (__) ___-__-__" required&gt;</w:t>
      </w:r>
    </w:p>
    <w:p w14:paraId="7BB2FF06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1CEE757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031CA8C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&lt;p&gt;</w:t>
      </w:r>
    </w:p>
    <w:p w14:paraId="7D829DC5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&lt;label for="email"&gt;</w:t>
      </w:r>
      <w:r w:rsidRPr="00BB2BAD">
        <w:rPr>
          <w:rFonts w:cs="Times New Roman"/>
          <w:bCs/>
          <w:szCs w:val="28"/>
        </w:rPr>
        <w:t>Электронная</w:t>
      </w:r>
      <w:r w:rsidRPr="00BB2BAD">
        <w:rPr>
          <w:rFonts w:cs="Times New Roman"/>
          <w:bCs/>
          <w:szCs w:val="28"/>
          <w:lang w:val="en-US"/>
        </w:rPr>
        <w:t xml:space="preserve"> </w:t>
      </w:r>
      <w:r w:rsidRPr="00BB2BAD">
        <w:rPr>
          <w:rFonts w:cs="Times New Roman"/>
          <w:bCs/>
          <w:szCs w:val="28"/>
        </w:rPr>
        <w:t>почта</w:t>
      </w:r>
      <w:r w:rsidRPr="00BB2BAD">
        <w:rPr>
          <w:rFonts w:cs="Times New Roman"/>
          <w:bCs/>
          <w:szCs w:val="28"/>
          <w:lang w:val="en-US"/>
        </w:rPr>
        <w:t>:&lt;/label&gt;</w:t>
      </w:r>
    </w:p>
    <w:p w14:paraId="16EB8E7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&lt;input type="email" id="email" name="email" placeholder="example@mail.com" required&gt;</w:t>
      </w:r>
    </w:p>
    <w:p w14:paraId="65C584C2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6582E748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69EFA911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&lt;p style="text-align: center; margin-top: 20px;"&gt;</w:t>
      </w:r>
    </w:p>
    <w:p w14:paraId="2A35F14E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    &lt;input type="submit" value="</w:t>
      </w:r>
      <w:r w:rsidRPr="00BB2BAD">
        <w:rPr>
          <w:rFonts w:cs="Times New Roman"/>
          <w:bCs/>
          <w:szCs w:val="28"/>
        </w:rPr>
        <w:t>Зарегистрироваться</w:t>
      </w:r>
      <w:r w:rsidRPr="00BB2BAD">
        <w:rPr>
          <w:rFonts w:cs="Times New Roman"/>
          <w:bCs/>
          <w:szCs w:val="28"/>
          <w:lang w:val="en-US"/>
        </w:rPr>
        <w:t>" class="</w:t>
      </w:r>
      <w:proofErr w:type="spellStart"/>
      <w:r w:rsidRPr="00BB2BAD">
        <w:rPr>
          <w:rFonts w:cs="Times New Roman"/>
          <w:bCs/>
          <w:szCs w:val="28"/>
          <w:lang w:val="en-US"/>
        </w:rPr>
        <w:t>btn</w:t>
      </w:r>
      <w:proofErr w:type="spellEnd"/>
      <w:r w:rsidRPr="00BB2BAD">
        <w:rPr>
          <w:rFonts w:cs="Times New Roman"/>
          <w:bCs/>
          <w:szCs w:val="28"/>
          <w:lang w:val="en-US"/>
        </w:rPr>
        <w:t>-primary"&gt;</w:t>
      </w:r>
    </w:p>
    <w:p w14:paraId="72770809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    &lt;/p&gt;</w:t>
      </w:r>
    </w:p>
    <w:p w14:paraId="5B7C4524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        &lt;/</w:t>
      </w:r>
      <w:proofErr w:type="spellStart"/>
      <w:r w:rsidRPr="00BB2BAD">
        <w:rPr>
          <w:rFonts w:cs="Times New Roman"/>
          <w:bCs/>
          <w:szCs w:val="28"/>
          <w:lang w:val="en-US"/>
        </w:rPr>
        <w:t>fieldset</w:t>
      </w:r>
      <w:proofErr w:type="spellEnd"/>
      <w:r w:rsidRPr="00BB2BAD">
        <w:rPr>
          <w:rFonts w:cs="Times New Roman"/>
          <w:bCs/>
          <w:szCs w:val="28"/>
          <w:lang w:val="en-US"/>
        </w:rPr>
        <w:t>&gt;</w:t>
      </w:r>
    </w:p>
    <w:p w14:paraId="49756A4B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lastRenderedPageBreak/>
        <w:t xml:space="preserve">            &lt;/form&gt;</w:t>
      </w:r>
    </w:p>
    <w:p w14:paraId="387B8E85" w14:textId="77777777" w:rsidR="00BB2BAD" w:rsidRPr="00BB2BAD" w:rsidRDefault="00BB2BAD" w:rsidP="00BB2BAD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    &lt;/section&gt;</w:t>
      </w:r>
    </w:p>
    <w:p w14:paraId="4D9FC820" w14:textId="771764E5" w:rsidR="007C5CE5" w:rsidRPr="00BB2BAD" w:rsidRDefault="00BB2BAD" w:rsidP="00BB2BAD">
      <w:pPr>
        <w:pStyle w:val="a7"/>
        <w:spacing w:line="240" w:lineRule="auto"/>
        <w:ind w:left="1512" w:firstLine="0"/>
        <w:rPr>
          <w:rFonts w:cs="Times New Roman"/>
          <w:bCs/>
          <w:szCs w:val="28"/>
          <w:lang w:val="en-US"/>
        </w:rPr>
      </w:pPr>
      <w:r w:rsidRPr="00BB2BAD">
        <w:rPr>
          <w:rFonts w:cs="Times New Roman"/>
          <w:bCs/>
          <w:szCs w:val="28"/>
          <w:lang w:val="en-US"/>
        </w:rPr>
        <w:t xml:space="preserve">    &lt;/main&gt;</w:t>
      </w:r>
    </w:p>
    <w:p w14:paraId="1AD49BF5" w14:textId="4CE02CB6" w:rsidR="00F555AF" w:rsidRDefault="00F555AF" w:rsidP="00F555AF">
      <w:pPr>
        <w:pStyle w:val="a7"/>
        <w:numPr>
          <w:ilvl w:val="0"/>
          <w:numId w:val="41"/>
        </w:numPr>
        <w:spacing w:line="24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</w:t>
      </w:r>
      <w:r w:rsidRPr="00656AA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656AA8">
        <w:rPr>
          <w:rFonts w:cs="Times New Roman"/>
          <w:bCs/>
          <w:szCs w:val="28"/>
        </w:rPr>
        <w:t>.</w:t>
      </w:r>
      <w:r w:rsidRPr="00F555AF">
        <w:rPr>
          <w:rFonts w:cs="Times New Roman"/>
          <w:bCs/>
          <w:szCs w:val="28"/>
        </w:rPr>
        <w:t>6</w:t>
      </w:r>
      <w:r w:rsidRPr="00656AA8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файл</w:t>
      </w:r>
      <w:r w:rsidRPr="00F555A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en-US"/>
        </w:rPr>
        <w:t>rules</w:t>
      </w:r>
      <w:r w:rsidRPr="00656AA8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html</w:t>
      </w:r>
      <w:r>
        <w:rPr>
          <w:rFonts w:cs="Times New Roman"/>
          <w:bCs/>
          <w:szCs w:val="28"/>
        </w:rPr>
        <w:t xml:space="preserve"> (Страница</w:t>
      </w:r>
      <w:r w:rsidR="00B82389" w:rsidRPr="00B82389">
        <w:rPr>
          <w:rFonts w:cs="Times New Roman"/>
          <w:bCs/>
          <w:szCs w:val="28"/>
        </w:rPr>
        <w:t xml:space="preserve"> </w:t>
      </w:r>
      <w:r w:rsidR="00B82389">
        <w:rPr>
          <w:rFonts w:cs="Times New Roman"/>
          <w:bCs/>
          <w:szCs w:val="28"/>
        </w:rPr>
        <w:t>политики и правил комплекса</w:t>
      </w:r>
      <w:r>
        <w:rPr>
          <w:rFonts w:cs="Times New Roman"/>
          <w:bCs/>
          <w:szCs w:val="28"/>
        </w:rPr>
        <w:t>)</w:t>
      </w:r>
    </w:p>
    <w:p w14:paraId="39787C6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>&lt;main&gt;</w:t>
      </w:r>
    </w:p>
    <w:p w14:paraId="5E4A06F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&lt;section class="rules-hero"&gt;</w:t>
      </w:r>
    </w:p>
    <w:p w14:paraId="58FAE3E3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div</w:t>
      </w:r>
      <w:proofErr w:type="spellEnd"/>
      <w:r w:rsidRPr="00B36260">
        <w:rPr>
          <w:rFonts w:cs="Times New Roman"/>
          <w:bCs/>
          <w:szCs w:val="28"/>
        </w:rPr>
        <w:t xml:space="preserve"> </w:t>
      </w:r>
      <w:proofErr w:type="spellStart"/>
      <w:r w:rsidRPr="00B36260">
        <w:rPr>
          <w:rFonts w:cs="Times New Roman"/>
          <w:bCs/>
          <w:szCs w:val="28"/>
        </w:rPr>
        <w:t>class</w:t>
      </w:r>
      <w:proofErr w:type="spellEnd"/>
      <w:r w:rsidRPr="00B36260">
        <w:rPr>
          <w:rFonts w:cs="Times New Roman"/>
          <w:bCs/>
          <w:szCs w:val="28"/>
        </w:rPr>
        <w:t>="</w:t>
      </w:r>
      <w:proofErr w:type="spellStart"/>
      <w:r w:rsidRPr="00B36260">
        <w:rPr>
          <w:rFonts w:cs="Times New Roman"/>
          <w:bCs/>
          <w:szCs w:val="28"/>
        </w:rPr>
        <w:t>container</w:t>
      </w:r>
      <w:proofErr w:type="spellEnd"/>
      <w:r w:rsidRPr="00B36260">
        <w:rPr>
          <w:rFonts w:cs="Times New Roman"/>
          <w:bCs/>
          <w:szCs w:val="28"/>
        </w:rPr>
        <w:t>"&gt;</w:t>
      </w:r>
    </w:p>
    <w:p w14:paraId="2C055C5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&lt;h</w:t>
      </w:r>
      <w:proofErr w:type="gramStart"/>
      <w:r w:rsidRPr="00B36260">
        <w:rPr>
          <w:rFonts w:cs="Times New Roman"/>
          <w:bCs/>
          <w:szCs w:val="28"/>
        </w:rPr>
        <w:t>1&gt;Правила</w:t>
      </w:r>
      <w:proofErr w:type="gramEnd"/>
      <w:r w:rsidRPr="00B36260">
        <w:rPr>
          <w:rFonts w:cs="Times New Roman"/>
          <w:bCs/>
          <w:szCs w:val="28"/>
        </w:rPr>
        <w:t xml:space="preserve"> и политика комплекса&lt;/h1&gt;</w:t>
      </w:r>
    </w:p>
    <w:p w14:paraId="64B496D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&lt;p&gt;Ваша безопасность и комфорт — наш главный приоритет&lt;/p&gt;</w:t>
      </w:r>
    </w:p>
    <w:p w14:paraId="7F0BFED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</w:t>
      </w:r>
      <w:r w:rsidRPr="00B36260">
        <w:rPr>
          <w:rFonts w:cs="Times New Roman"/>
          <w:bCs/>
          <w:szCs w:val="28"/>
          <w:lang w:val="en-US"/>
        </w:rPr>
        <w:t>&lt;/div&gt;</w:t>
      </w:r>
    </w:p>
    <w:p w14:paraId="0A3C4930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&lt;/section&gt;</w:t>
      </w:r>
    </w:p>
    <w:p w14:paraId="45D06A3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6787872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&lt;div class="container"&gt;</w:t>
      </w:r>
    </w:p>
    <w:p w14:paraId="55591F2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&lt;section class="rules-section"&gt;</w:t>
      </w:r>
    </w:p>
    <w:p w14:paraId="570D5DFB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36260">
        <w:rPr>
          <w:rFonts w:cs="Times New Roman"/>
          <w:bCs/>
          <w:szCs w:val="28"/>
        </w:rPr>
        <w:t>Общие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правила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комплекса</w:t>
      </w:r>
      <w:r w:rsidRPr="00B36260">
        <w:rPr>
          <w:rFonts w:cs="Times New Roman"/>
          <w:bCs/>
          <w:szCs w:val="28"/>
          <w:lang w:val="en-US"/>
        </w:rPr>
        <w:t>&lt;/h2&gt;</w:t>
      </w:r>
    </w:p>
    <w:p w14:paraId="36DB4A3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&lt;div class="rules-grid"&gt;</w:t>
      </w:r>
    </w:p>
    <w:p w14:paraId="15BAE644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3E2080B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&lt;h</w:t>
      </w:r>
      <w:proofErr w:type="gramStart"/>
      <w:r w:rsidRPr="00B36260">
        <w:rPr>
          <w:rFonts w:cs="Times New Roman"/>
          <w:bCs/>
          <w:szCs w:val="28"/>
        </w:rPr>
        <w:t>3&gt;Членство</w:t>
      </w:r>
      <w:proofErr w:type="gramEnd"/>
      <w:r w:rsidRPr="00B36260">
        <w:rPr>
          <w:rFonts w:cs="Times New Roman"/>
          <w:bCs/>
          <w:szCs w:val="28"/>
        </w:rPr>
        <w:t xml:space="preserve"> и доступ&lt;/h3&gt;</w:t>
      </w:r>
    </w:p>
    <w:p w14:paraId="7FF6C74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394867C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&gt;Наличие клубной карты обязательно&lt;/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9C22DE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&gt;Вход в зоны только после регистрации&lt;/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19681DB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&gt;Передача карты третьим лицам запрещена&lt;/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4A488F55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&gt;Детям до 14 лет вход только со взрослыми&lt;/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5CAF7CE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53579FA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6393CB0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37E1198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&lt;h</w:t>
      </w:r>
      <w:proofErr w:type="gramStart"/>
      <w:r w:rsidRPr="00B36260">
        <w:rPr>
          <w:rFonts w:cs="Times New Roman"/>
          <w:bCs/>
          <w:szCs w:val="28"/>
        </w:rPr>
        <w:t>3&gt;Использование</w:t>
      </w:r>
      <w:proofErr w:type="gramEnd"/>
      <w:r w:rsidRPr="00B36260">
        <w:rPr>
          <w:rFonts w:cs="Times New Roman"/>
          <w:bCs/>
          <w:szCs w:val="28"/>
        </w:rPr>
        <w:t xml:space="preserve"> помещений&lt;/h3&gt;</w:t>
      </w:r>
    </w:p>
    <w:p w14:paraId="519CE9D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BC2E35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&gt;Соблюдайте чистоту и порядок&lt;/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4E98A0CD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&gt;Используйте полотенца на тренажерах&lt;/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505DBFA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&gt;Возвращайте инвентарь на место&lt;/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378E21B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&gt;Бережно относитесь к имуществу&lt;/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62B03E3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1E4FFB4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7D66D1B0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6C874E6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&lt;h</w:t>
      </w:r>
      <w:proofErr w:type="gramStart"/>
      <w:r w:rsidRPr="00B36260">
        <w:rPr>
          <w:rFonts w:cs="Times New Roman"/>
          <w:bCs/>
          <w:szCs w:val="28"/>
        </w:rPr>
        <w:t>3&gt;Здоровье</w:t>
      </w:r>
      <w:proofErr w:type="gramEnd"/>
      <w:r w:rsidRPr="00B36260">
        <w:rPr>
          <w:rFonts w:cs="Times New Roman"/>
          <w:bCs/>
          <w:szCs w:val="28"/>
        </w:rPr>
        <w:t xml:space="preserve"> и безопасность&lt;/h3&gt;</w:t>
      </w:r>
    </w:p>
    <w:p w14:paraId="1DD80D8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48CBA5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&gt;Оцените самочувствие перед нагрузкой&lt;/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5D6109F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&gt;Сообщайте персоналу о травмах&lt;/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0487C4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&gt;Соблюдайте питьевой режим&lt;/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17D390F3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lastRenderedPageBreak/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&gt;Не занимайтесь при болезни&lt;/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A6C6AC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1C485BF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1EFCAAC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5E30A04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&lt;h</w:t>
      </w:r>
      <w:proofErr w:type="gramStart"/>
      <w:r w:rsidRPr="00B36260">
        <w:rPr>
          <w:rFonts w:cs="Times New Roman"/>
          <w:bCs/>
          <w:szCs w:val="28"/>
        </w:rPr>
        <w:t>3&gt;Запрещенные</w:t>
      </w:r>
      <w:proofErr w:type="gramEnd"/>
      <w:r w:rsidRPr="00B36260">
        <w:rPr>
          <w:rFonts w:cs="Times New Roman"/>
          <w:bCs/>
          <w:szCs w:val="28"/>
        </w:rPr>
        <w:t xml:space="preserve"> предметы&lt;/h3&gt;</w:t>
      </w:r>
    </w:p>
    <w:p w14:paraId="0A80E98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E8AD86D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&gt;Стеклянная тара в залах&lt;/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7F9D89E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&gt;Курение и алкогольные напитки&lt;/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59C0B850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&gt;Фотосъемка без разрешения&lt;/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516BBAE4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&gt;Нецензурная лексика&lt;/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CED90E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&lt;/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30DC99C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</w:t>
      </w:r>
      <w:r w:rsidRPr="00B36260">
        <w:rPr>
          <w:rFonts w:cs="Times New Roman"/>
          <w:bCs/>
          <w:szCs w:val="28"/>
          <w:lang w:val="en-US"/>
        </w:rPr>
        <w:t>&lt;/div&gt;</w:t>
      </w:r>
    </w:p>
    <w:p w14:paraId="1A033E8F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&lt;/div&gt;</w:t>
      </w:r>
    </w:p>
    <w:p w14:paraId="0983A555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&lt;/section&gt;</w:t>
      </w:r>
    </w:p>
    <w:p w14:paraId="1A6A55E5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C6DE584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&lt;section class="rules-section </w:t>
      </w:r>
      <w:proofErr w:type="spellStart"/>
      <w:r w:rsidRPr="00B36260">
        <w:rPr>
          <w:rFonts w:cs="Times New Roman"/>
          <w:bCs/>
          <w:szCs w:val="28"/>
          <w:lang w:val="en-US"/>
        </w:rPr>
        <w:t>rules-section</w:t>
      </w:r>
      <w:proofErr w:type="spellEnd"/>
      <w:r w:rsidRPr="00B36260">
        <w:rPr>
          <w:rFonts w:cs="Times New Roman"/>
          <w:bCs/>
          <w:szCs w:val="28"/>
          <w:lang w:val="en-US"/>
        </w:rPr>
        <w:t>--dark"&gt;</w:t>
      </w:r>
    </w:p>
    <w:p w14:paraId="1F0AE30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36260">
        <w:rPr>
          <w:rFonts w:cs="Times New Roman"/>
          <w:bCs/>
          <w:szCs w:val="28"/>
        </w:rPr>
        <w:t>Правила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посещения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бассейна</w:t>
      </w:r>
      <w:r w:rsidRPr="00B36260">
        <w:rPr>
          <w:rFonts w:cs="Times New Roman"/>
          <w:bCs/>
          <w:szCs w:val="28"/>
          <w:lang w:val="en-US"/>
        </w:rPr>
        <w:t>&lt;/h2&gt;</w:t>
      </w:r>
    </w:p>
    <w:p w14:paraId="7FB54B5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&lt;div class="rules-grid"&gt;</w:t>
      </w:r>
    </w:p>
    <w:p w14:paraId="6918AF8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7312EDB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&lt;p class="list-heading"&gt;</w:t>
      </w:r>
      <w:r w:rsidRPr="00B36260">
        <w:rPr>
          <w:rFonts w:cs="Times New Roman"/>
          <w:bCs/>
          <w:szCs w:val="28"/>
        </w:rPr>
        <w:t>Правила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безопасности</w:t>
      </w:r>
      <w:r w:rsidRPr="00B36260">
        <w:rPr>
          <w:rFonts w:cs="Times New Roman"/>
          <w:bCs/>
          <w:szCs w:val="28"/>
          <w:lang w:val="en-US"/>
        </w:rPr>
        <w:t>&lt;/p&gt;</w:t>
      </w:r>
    </w:p>
    <w:p w14:paraId="3836623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ol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1963B99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&gt;Принимайте душ перед входом в чашу&lt;/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1D2CFB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&gt;Наличие шапочки обязательно&lt;/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F7833E4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&gt;Запрещено прыгать в воду с бортиков&lt;/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316B8E7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</w:t>
      </w:r>
      <w:proofErr w:type="spellStart"/>
      <w:r w:rsidRPr="00B36260">
        <w:rPr>
          <w:rFonts w:cs="Times New Roman"/>
          <w:bCs/>
          <w:szCs w:val="28"/>
          <w:lang w:val="en-US"/>
        </w:rPr>
        <w:t>ol</w:t>
      </w:r>
      <w:proofErr w:type="spellEnd"/>
      <w:r w:rsidRPr="00B36260">
        <w:rPr>
          <w:rFonts w:cs="Times New Roman"/>
          <w:bCs/>
          <w:szCs w:val="28"/>
          <w:lang w:val="en-US"/>
        </w:rPr>
        <w:t>&gt;</w:t>
      </w:r>
    </w:p>
    <w:p w14:paraId="06444C03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0524C31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6E5D257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&lt;p class="list-heading"&gt;</w:t>
      </w:r>
      <w:r w:rsidRPr="00B36260">
        <w:rPr>
          <w:rFonts w:cs="Times New Roman"/>
          <w:bCs/>
          <w:szCs w:val="28"/>
        </w:rPr>
        <w:t>Этикет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на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дорожках</w:t>
      </w:r>
      <w:r w:rsidRPr="00B36260">
        <w:rPr>
          <w:rFonts w:cs="Times New Roman"/>
          <w:bCs/>
          <w:szCs w:val="28"/>
          <w:lang w:val="en-US"/>
        </w:rPr>
        <w:t>&lt;/p&gt;</w:t>
      </w:r>
    </w:p>
    <w:p w14:paraId="067242F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ol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687F81D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&gt;Держитесь правой стороны&lt;/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7EA561A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&gt;Не делайте остановок посередине&lt;/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9A0659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&gt;Уступайте дорогу скоростным пловцам&lt;/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966199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</w:t>
      </w:r>
      <w:proofErr w:type="spellStart"/>
      <w:r w:rsidRPr="00B36260">
        <w:rPr>
          <w:rFonts w:cs="Times New Roman"/>
          <w:bCs/>
          <w:szCs w:val="28"/>
          <w:lang w:val="en-US"/>
        </w:rPr>
        <w:t>ol</w:t>
      </w:r>
      <w:proofErr w:type="spellEnd"/>
      <w:r w:rsidRPr="00B36260">
        <w:rPr>
          <w:rFonts w:cs="Times New Roman"/>
          <w:bCs/>
          <w:szCs w:val="28"/>
          <w:lang w:val="en-US"/>
        </w:rPr>
        <w:t>&gt;</w:t>
      </w:r>
    </w:p>
    <w:p w14:paraId="2CEF7CA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7A8D2C1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&lt;/div&gt;</w:t>
      </w:r>
    </w:p>
    <w:p w14:paraId="14E15503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&lt;/section&gt;</w:t>
      </w:r>
    </w:p>
    <w:p w14:paraId="238701E0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0D5FA12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&lt;section class="rules-section"&gt;</w:t>
      </w:r>
    </w:p>
    <w:p w14:paraId="28B71B0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36260">
        <w:rPr>
          <w:rFonts w:cs="Times New Roman"/>
          <w:bCs/>
          <w:szCs w:val="28"/>
        </w:rPr>
        <w:t>Пользование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раздевалками</w:t>
      </w:r>
      <w:r w:rsidRPr="00B36260">
        <w:rPr>
          <w:rFonts w:cs="Times New Roman"/>
          <w:bCs/>
          <w:szCs w:val="28"/>
          <w:lang w:val="en-US"/>
        </w:rPr>
        <w:t>&lt;/h2&gt;</w:t>
      </w:r>
    </w:p>
    <w:p w14:paraId="1394DA0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&lt;ul class="simple-list"&gt;</w:t>
      </w:r>
    </w:p>
    <w:p w14:paraId="507CE30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&gt;Ключ выдается на время визита&lt;/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621E955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&gt;Не оставляйте ценные вещи в шкафчиках&lt;/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4A5489AB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lastRenderedPageBreak/>
        <w:t xml:space="preserve">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&gt;Освобождайте шкафчик после тренировки&lt;/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8323525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292DA5F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&lt;/section&gt;</w:t>
      </w:r>
    </w:p>
    <w:p w14:paraId="57456A5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1D0D9BD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&lt;section class="rules-section </w:t>
      </w:r>
      <w:proofErr w:type="spellStart"/>
      <w:r w:rsidRPr="00B36260">
        <w:rPr>
          <w:rFonts w:cs="Times New Roman"/>
          <w:bCs/>
          <w:szCs w:val="28"/>
          <w:lang w:val="en-US"/>
        </w:rPr>
        <w:t>rules-section</w:t>
      </w:r>
      <w:proofErr w:type="spellEnd"/>
      <w:r w:rsidRPr="00B36260">
        <w:rPr>
          <w:rFonts w:cs="Times New Roman"/>
          <w:bCs/>
          <w:szCs w:val="28"/>
          <w:lang w:val="en-US"/>
        </w:rPr>
        <w:t>--dark"&gt;</w:t>
      </w:r>
    </w:p>
    <w:p w14:paraId="2E207A3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&lt;h2 class="section-title"&gt;</w:t>
      </w:r>
      <w:r w:rsidRPr="00B36260">
        <w:rPr>
          <w:rFonts w:cs="Times New Roman"/>
          <w:bCs/>
          <w:szCs w:val="28"/>
        </w:rPr>
        <w:t>Политика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членства</w:t>
      </w:r>
      <w:r w:rsidRPr="00B36260">
        <w:rPr>
          <w:rFonts w:cs="Times New Roman"/>
          <w:bCs/>
          <w:szCs w:val="28"/>
          <w:lang w:val="en-US"/>
        </w:rPr>
        <w:t>&lt;/h2&gt;</w:t>
      </w:r>
    </w:p>
    <w:p w14:paraId="2EFCAA01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&lt;div class="rules-grid"&gt;</w:t>
      </w:r>
    </w:p>
    <w:p w14:paraId="2E12BA0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1F77C4A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&lt;p class="list-heading"&gt;</w:t>
      </w:r>
      <w:r w:rsidRPr="00B36260">
        <w:rPr>
          <w:rFonts w:cs="Times New Roman"/>
          <w:bCs/>
          <w:szCs w:val="28"/>
        </w:rPr>
        <w:t>Оплата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и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счета</w:t>
      </w:r>
      <w:r w:rsidRPr="00B36260">
        <w:rPr>
          <w:rFonts w:cs="Times New Roman"/>
          <w:bCs/>
          <w:szCs w:val="28"/>
          <w:lang w:val="en-US"/>
        </w:rPr>
        <w:t>&lt;/p&gt;</w:t>
      </w:r>
    </w:p>
    <w:p w14:paraId="50C0559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7DA18083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&gt;Оплата производится в начале периода&lt;/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37CC13E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&gt;Сохраняйте чеки до активации&lt;/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B25727F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56A62E3A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40485AD6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&lt;div class="rules-col"&gt;</w:t>
      </w:r>
    </w:p>
    <w:p w14:paraId="32D18F9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&lt;p class="list-heading"&gt;</w:t>
      </w:r>
      <w:r w:rsidRPr="00B36260">
        <w:rPr>
          <w:rFonts w:cs="Times New Roman"/>
          <w:bCs/>
          <w:szCs w:val="28"/>
        </w:rPr>
        <w:t>Отмена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и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заморозка</w:t>
      </w:r>
      <w:r w:rsidRPr="00B36260">
        <w:rPr>
          <w:rFonts w:cs="Times New Roman"/>
          <w:bCs/>
          <w:szCs w:val="28"/>
          <w:lang w:val="en-US"/>
        </w:rPr>
        <w:t>&lt;/p&gt;</w:t>
      </w:r>
    </w:p>
    <w:p w14:paraId="2C7DA6FC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ul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6B7BEE4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&gt;Заморозка доступна для годовых карт&lt;/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C72219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        &lt;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&gt;Уведомляйте об отмене за 24 часа&lt;/</w:t>
      </w:r>
      <w:proofErr w:type="spellStart"/>
      <w:r w:rsidRPr="00B36260">
        <w:rPr>
          <w:rFonts w:cs="Times New Roman"/>
          <w:bCs/>
          <w:szCs w:val="28"/>
        </w:rPr>
        <w:t>li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117F966B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    </w:t>
      </w:r>
      <w:r w:rsidRPr="00B36260">
        <w:rPr>
          <w:rFonts w:cs="Times New Roman"/>
          <w:bCs/>
          <w:szCs w:val="28"/>
          <w:lang w:val="en-US"/>
        </w:rPr>
        <w:t>&lt;/ul&gt;</w:t>
      </w:r>
    </w:p>
    <w:p w14:paraId="66BA444F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    &lt;/div&gt;</w:t>
      </w:r>
    </w:p>
    <w:p w14:paraId="12DB88C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&lt;/div&gt;</w:t>
      </w:r>
    </w:p>
    <w:p w14:paraId="0B1C1537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&lt;/section&gt;</w:t>
      </w:r>
    </w:p>
    <w:p w14:paraId="4F66924E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2D07A470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  <w:lang w:val="en-US"/>
        </w:rPr>
        <w:t xml:space="preserve">            &lt;section class="rules-contact"&gt;</w:t>
      </w:r>
    </w:p>
    <w:p w14:paraId="193C17F5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</w:t>
      </w:r>
      <w:r w:rsidRPr="00B36260">
        <w:rPr>
          <w:rFonts w:cs="Times New Roman"/>
          <w:bCs/>
          <w:szCs w:val="28"/>
        </w:rPr>
        <w:t>&lt;</w:t>
      </w:r>
      <w:proofErr w:type="spellStart"/>
      <w:r w:rsidRPr="00B36260">
        <w:rPr>
          <w:rFonts w:cs="Times New Roman"/>
          <w:bCs/>
          <w:szCs w:val="28"/>
        </w:rPr>
        <w:t>div</w:t>
      </w:r>
      <w:proofErr w:type="spellEnd"/>
      <w:r w:rsidRPr="00B36260">
        <w:rPr>
          <w:rFonts w:cs="Times New Roman"/>
          <w:bCs/>
          <w:szCs w:val="28"/>
        </w:rPr>
        <w:t xml:space="preserve"> </w:t>
      </w:r>
      <w:proofErr w:type="spellStart"/>
      <w:r w:rsidRPr="00B36260">
        <w:rPr>
          <w:rFonts w:cs="Times New Roman"/>
          <w:bCs/>
          <w:szCs w:val="28"/>
        </w:rPr>
        <w:t>class</w:t>
      </w:r>
      <w:proofErr w:type="spellEnd"/>
      <w:r w:rsidRPr="00B36260">
        <w:rPr>
          <w:rFonts w:cs="Times New Roman"/>
          <w:bCs/>
          <w:szCs w:val="28"/>
        </w:rPr>
        <w:t>="</w:t>
      </w:r>
      <w:proofErr w:type="spellStart"/>
      <w:r w:rsidRPr="00B36260">
        <w:rPr>
          <w:rFonts w:cs="Times New Roman"/>
          <w:bCs/>
          <w:szCs w:val="28"/>
        </w:rPr>
        <w:t>contact-box</w:t>
      </w:r>
      <w:proofErr w:type="spellEnd"/>
      <w:r w:rsidRPr="00B36260">
        <w:rPr>
          <w:rFonts w:cs="Times New Roman"/>
          <w:bCs/>
          <w:szCs w:val="28"/>
        </w:rPr>
        <w:t>"&gt;</w:t>
      </w:r>
    </w:p>
    <w:p w14:paraId="316FDF7B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&lt;h</w:t>
      </w:r>
      <w:proofErr w:type="gramStart"/>
      <w:r w:rsidRPr="00B36260">
        <w:rPr>
          <w:rFonts w:cs="Times New Roman"/>
          <w:bCs/>
          <w:szCs w:val="28"/>
        </w:rPr>
        <w:t>2&gt;Возникли</w:t>
      </w:r>
      <w:proofErr w:type="gramEnd"/>
      <w:r w:rsidRPr="00B36260">
        <w:rPr>
          <w:rFonts w:cs="Times New Roman"/>
          <w:bCs/>
          <w:szCs w:val="28"/>
        </w:rPr>
        <w:t xml:space="preserve"> </w:t>
      </w:r>
      <w:proofErr w:type="gramStart"/>
      <w:r w:rsidRPr="00B36260">
        <w:rPr>
          <w:rFonts w:cs="Times New Roman"/>
          <w:bCs/>
          <w:szCs w:val="28"/>
        </w:rPr>
        <w:t>вопросы?&lt;</w:t>
      </w:r>
      <w:proofErr w:type="gramEnd"/>
      <w:r w:rsidRPr="00B36260">
        <w:rPr>
          <w:rFonts w:cs="Times New Roman"/>
          <w:bCs/>
          <w:szCs w:val="28"/>
        </w:rPr>
        <w:t>/h2&gt;</w:t>
      </w:r>
    </w:p>
    <w:p w14:paraId="2BDD447B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        &lt;p&gt;Администраторы всегда готовы помочь вам лично или по </w:t>
      </w:r>
      <w:proofErr w:type="gramStart"/>
      <w:r w:rsidRPr="00B36260">
        <w:rPr>
          <w:rFonts w:cs="Times New Roman"/>
          <w:bCs/>
          <w:szCs w:val="28"/>
        </w:rPr>
        <w:t>телефону.&lt;</w:t>
      </w:r>
      <w:proofErr w:type="gramEnd"/>
      <w:r w:rsidRPr="00B36260">
        <w:rPr>
          <w:rFonts w:cs="Times New Roman"/>
          <w:bCs/>
          <w:szCs w:val="28"/>
        </w:rPr>
        <w:t>/p&gt;</w:t>
      </w:r>
    </w:p>
    <w:p w14:paraId="6298F182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B36260">
        <w:rPr>
          <w:rFonts w:cs="Times New Roman"/>
          <w:bCs/>
          <w:szCs w:val="28"/>
        </w:rPr>
        <w:t xml:space="preserve">                    </w:t>
      </w:r>
      <w:r w:rsidRPr="00B36260">
        <w:rPr>
          <w:rFonts w:cs="Times New Roman"/>
          <w:bCs/>
          <w:szCs w:val="28"/>
          <w:lang w:val="en-US"/>
        </w:rPr>
        <w:t xml:space="preserve">&lt;a </w:t>
      </w:r>
      <w:proofErr w:type="spellStart"/>
      <w:r w:rsidRPr="00B36260">
        <w:rPr>
          <w:rFonts w:cs="Times New Roman"/>
          <w:bCs/>
          <w:szCs w:val="28"/>
          <w:lang w:val="en-US"/>
        </w:rPr>
        <w:t>href</w:t>
      </w:r>
      <w:proofErr w:type="spellEnd"/>
      <w:r w:rsidRPr="00B36260">
        <w:rPr>
          <w:rFonts w:cs="Times New Roman"/>
          <w:bCs/>
          <w:szCs w:val="28"/>
          <w:lang w:val="en-US"/>
        </w:rPr>
        <w:t>="#footer" class="</w:t>
      </w:r>
      <w:proofErr w:type="spellStart"/>
      <w:r w:rsidRPr="00B36260">
        <w:rPr>
          <w:rFonts w:cs="Times New Roman"/>
          <w:bCs/>
          <w:szCs w:val="28"/>
          <w:lang w:val="en-US"/>
        </w:rPr>
        <w:t>btn</w:t>
      </w:r>
      <w:proofErr w:type="spellEnd"/>
      <w:r w:rsidRPr="00B36260">
        <w:rPr>
          <w:rFonts w:cs="Times New Roman"/>
          <w:bCs/>
          <w:szCs w:val="28"/>
          <w:lang w:val="en-US"/>
        </w:rPr>
        <w:t>-primary"&gt;</w:t>
      </w:r>
      <w:r w:rsidRPr="00B36260">
        <w:rPr>
          <w:rFonts w:cs="Times New Roman"/>
          <w:bCs/>
          <w:szCs w:val="28"/>
        </w:rPr>
        <w:t>Связаться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с</w:t>
      </w:r>
      <w:r w:rsidRPr="00B36260">
        <w:rPr>
          <w:rFonts w:cs="Times New Roman"/>
          <w:bCs/>
          <w:szCs w:val="28"/>
          <w:lang w:val="en-US"/>
        </w:rPr>
        <w:t xml:space="preserve"> </w:t>
      </w:r>
      <w:r w:rsidRPr="00B36260">
        <w:rPr>
          <w:rFonts w:cs="Times New Roman"/>
          <w:bCs/>
          <w:szCs w:val="28"/>
        </w:rPr>
        <w:t>нами</w:t>
      </w:r>
      <w:r w:rsidRPr="00B36260">
        <w:rPr>
          <w:rFonts w:cs="Times New Roman"/>
          <w:bCs/>
          <w:szCs w:val="28"/>
          <w:lang w:val="en-US"/>
        </w:rPr>
        <w:t>&lt;/a&gt;</w:t>
      </w:r>
    </w:p>
    <w:p w14:paraId="2075E55D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  <w:lang w:val="en-US"/>
        </w:rPr>
        <w:t xml:space="preserve">                </w:t>
      </w:r>
      <w:r w:rsidRPr="00B36260">
        <w:rPr>
          <w:rFonts w:cs="Times New Roman"/>
          <w:bCs/>
          <w:szCs w:val="28"/>
        </w:rPr>
        <w:t>&lt;/</w:t>
      </w:r>
      <w:proofErr w:type="spellStart"/>
      <w:r w:rsidRPr="00B36260">
        <w:rPr>
          <w:rFonts w:cs="Times New Roman"/>
          <w:bCs/>
          <w:szCs w:val="28"/>
        </w:rPr>
        <w:t>div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65ECF228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    &lt;/</w:t>
      </w:r>
      <w:proofErr w:type="spellStart"/>
      <w:r w:rsidRPr="00B36260">
        <w:rPr>
          <w:rFonts w:cs="Times New Roman"/>
          <w:bCs/>
          <w:szCs w:val="28"/>
        </w:rPr>
        <w:t>section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4E12CC69" w14:textId="77777777" w:rsidR="00B36260" w:rsidRPr="00B36260" w:rsidRDefault="00B36260" w:rsidP="00B36260">
      <w:pPr>
        <w:pStyle w:val="a7"/>
        <w:spacing w:line="240" w:lineRule="auto"/>
        <w:ind w:left="1512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    &lt;/</w:t>
      </w:r>
      <w:proofErr w:type="spellStart"/>
      <w:r w:rsidRPr="00B36260">
        <w:rPr>
          <w:rFonts w:cs="Times New Roman"/>
          <w:bCs/>
          <w:szCs w:val="28"/>
        </w:rPr>
        <w:t>div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061203D2" w14:textId="4238B6DB" w:rsidR="00656AA8" w:rsidRPr="00656AA8" w:rsidRDefault="00B36260" w:rsidP="00B36260">
      <w:pPr>
        <w:pStyle w:val="a7"/>
        <w:spacing w:line="240" w:lineRule="auto"/>
        <w:ind w:left="1512" w:firstLine="0"/>
        <w:rPr>
          <w:rFonts w:cs="Times New Roman"/>
          <w:bCs/>
          <w:szCs w:val="28"/>
        </w:rPr>
      </w:pPr>
      <w:r w:rsidRPr="00B36260">
        <w:rPr>
          <w:rFonts w:cs="Times New Roman"/>
          <w:bCs/>
          <w:szCs w:val="28"/>
        </w:rPr>
        <w:t xml:space="preserve">    &lt;/</w:t>
      </w:r>
      <w:proofErr w:type="spellStart"/>
      <w:r w:rsidRPr="00B36260">
        <w:rPr>
          <w:rFonts w:cs="Times New Roman"/>
          <w:bCs/>
          <w:szCs w:val="28"/>
        </w:rPr>
        <w:t>main</w:t>
      </w:r>
      <w:proofErr w:type="spellEnd"/>
      <w:r w:rsidRPr="00B36260">
        <w:rPr>
          <w:rFonts w:cs="Times New Roman"/>
          <w:bCs/>
          <w:szCs w:val="28"/>
        </w:rPr>
        <w:t>&gt;</w:t>
      </w:r>
    </w:p>
    <w:p w14:paraId="22D52E2E" w14:textId="16170241" w:rsidR="00A51A4F" w:rsidRPr="003A29C0" w:rsidRDefault="00A51A4F" w:rsidP="00A51A4F">
      <w:pPr>
        <w:pStyle w:val="1"/>
        <w:ind w:firstLine="709"/>
        <w:rPr>
          <w:rFonts w:cs="Times New Roman"/>
          <w:szCs w:val="28"/>
        </w:rPr>
      </w:pPr>
      <w:r>
        <w:t xml:space="preserve">Приложение Г </w:t>
      </w:r>
      <w:r w:rsidRPr="00A51A4F">
        <w:t>Листинг SCSS и CSS</w:t>
      </w:r>
    </w:p>
    <w:p w14:paraId="61C9628A" w14:textId="184F2C31" w:rsidR="00052691" w:rsidRDefault="003A29C0" w:rsidP="005F1E2C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A29C0">
        <w:rPr>
          <w:rFonts w:ascii="Times New Roman" w:hAnsi="Times New Roman" w:cs="Times New Roman"/>
          <w:bCs/>
          <w:sz w:val="28"/>
          <w:szCs w:val="28"/>
        </w:rPr>
        <w:t>В данном приложении приведён код таблиц стилей проекта.</w:t>
      </w:r>
    </w:p>
    <w:p w14:paraId="305F0375" w14:textId="77777777" w:rsidR="007F53E5" w:rsidRDefault="007F53E5" w:rsidP="005F1E2C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2C2561E" w14:textId="77777777" w:rsidR="005F6678" w:rsidRDefault="00D26758" w:rsidP="00D26758">
      <w:pPr>
        <w:pStyle w:val="a7"/>
        <w:numPr>
          <w:ilvl w:val="0"/>
          <w:numId w:val="41"/>
        </w:numPr>
        <w:spacing w:line="240" w:lineRule="auto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Листинг Г.1 </w:t>
      </w:r>
      <w:r w:rsidR="00FD7ECF">
        <w:rPr>
          <w:rFonts w:cs="Times New Roman"/>
          <w:bCs/>
          <w:szCs w:val="28"/>
        </w:rPr>
        <w:t xml:space="preserve">– Файл </w:t>
      </w:r>
      <w:r w:rsidR="005F6678">
        <w:rPr>
          <w:rFonts w:cs="Times New Roman"/>
          <w:bCs/>
          <w:szCs w:val="28"/>
          <w:lang w:val="en-US"/>
        </w:rPr>
        <w:t>style</w:t>
      </w:r>
      <w:r w:rsidR="005F6678" w:rsidRPr="005F6678">
        <w:rPr>
          <w:rFonts w:cs="Times New Roman"/>
          <w:bCs/>
          <w:szCs w:val="28"/>
        </w:rPr>
        <w:t>1.</w:t>
      </w:r>
      <w:proofErr w:type="spellStart"/>
      <w:r w:rsidR="005F6678">
        <w:rPr>
          <w:rFonts w:cs="Times New Roman"/>
          <w:bCs/>
          <w:szCs w:val="28"/>
          <w:lang w:val="en-US"/>
        </w:rPr>
        <w:t>css</w:t>
      </w:r>
      <w:proofErr w:type="spellEnd"/>
    </w:p>
    <w:p w14:paraId="5D94859B" w14:textId="77777777" w:rsidR="00097887" w:rsidRDefault="00097887" w:rsidP="007D4146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</w:p>
    <w:p w14:paraId="21586793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body {</w:t>
      </w:r>
    </w:p>
    <w:p w14:paraId="578A43D9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background-color: #0d1117;</w:t>
      </w:r>
    </w:p>
    <w:p w14:paraId="6E59C6AD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lastRenderedPageBreak/>
        <w:t xml:space="preserve">    color: #f0f6fc;</w:t>
      </w:r>
    </w:p>
    <w:p w14:paraId="0527DBCE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font-family: Arial, sans-serif;</w:t>
      </w:r>
    </w:p>
    <w:p w14:paraId="6528122D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line-height: 1.6;</w:t>
      </w:r>
    </w:p>
    <w:p w14:paraId="4D4E25DC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4A0F36C6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44B51934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.grid</w:t>
      </w:r>
      <w:proofErr w:type="gramEnd"/>
      <w:r w:rsidRPr="00D55C67">
        <w:rPr>
          <w:rFonts w:cs="Times New Roman"/>
          <w:bCs/>
          <w:szCs w:val="28"/>
          <w:lang w:val="en-US"/>
        </w:rPr>
        <w:t>-container {</w:t>
      </w:r>
    </w:p>
    <w:p w14:paraId="7294C078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display: grid;</w:t>
      </w:r>
    </w:p>
    <w:p w14:paraId="4FA8C0F7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grid-template-columns: </w:t>
      </w:r>
      <w:proofErr w:type="gramStart"/>
      <w:r w:rsidRPr="00D55C67">
        <w:rPr>
          <w:rFonts w:cs="Times New Roman"/>
          <w:bCs/>
          <w:szCs w:val="28"/>
          <w:lang w:val="en-US"/>
        </w:rPr>
        <w:t>repeat(</w:t>
      </w:r>
      <w:proofErr w:type="gramEnd"/>
      <w:r w:rsidRPr="00D55C67">
        <w:rPr>
          <w:rFonts w:cs="Times New Roman"/>
          <w:bCs/>
          <w:szCs w:val="28"/>
          <w:lang w:val="en-US"/>
        </w:rPr>
        <w:t xml:space="preserve">auto-fit, </w:t>
      </w:r>
      <w:proofErr w:type="gramStart"/>
      <w:r w:rsidRPr="00D55C67">
        <w:rPr>
          <w:rFonts w:cs="Times New Roman"/>
          <w:bCs/>
          <w:szCs w:val="28"/>
          <w:lang w:val="en-US"/>
        </w:rPr>
        <w:t>minmax(</w:t>
      </w:r>
      <w:proofErr w:type="gramEnd"/>
      <w:r w:rsidRPr="00D55C67">
        <w:rPr>
          <w:rFonts w:cs="Times New Roman"/>
          <w:bCs/>
          <w:szCs w:val="28"/>
          <w:lang w:val="en-US"/>
        </w:rPr>
        <w:t>300px, 1fr));</w:t>
      </w:r>
    </w:p>
    <w:p w14:paraId="17FFA9DC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gap: 25px;</w:t>
      </w:r>
    </w:p>
    <w:p w14:paraId="46242680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73E5E493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557EC0B4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.card</w:t>
      </w:r>
      <w:proofErr w:type="gramEnd"/>
      <w:r w:rsidRPr="00D55C67">
        <w:rPr>
          <w:rFonts w:cs="Times New Roman"/>
          <w:bCs/>
          <w:szCs w:val="28"/>
          <w:lang w:val="en-US"/>
        </w:rPr>
        <w:t xml:space="preserve"> {</w:t>
      </w:r>
    </w:p>
    <w:p w14:paraId="7AB3A968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background-color: #161b22;</w:t>
      </w:r>
    </w:p>
    <w:p w14:paraId="5976E9D3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border: 1px solid #30363d;</w:t>
      </w:r>
    </w:p>
    <w:p w14:paraId="41F524FC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transition: 0.3s;</w:t>
      </w:r>
    </w:p>
    <w:p w14:paraId="7498AF83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209217DF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1FAA936A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</w:t>
      </w:r>
      <w:proofErr w:type="spellStart"/>
      <w:r w:rsidRPr="00D55C67">
        <w:rPr>
          <w:rFonts w:cs="Times New Roman"/>
          <w:bCs/>
          <w:szCs w:val="28"/>
          <w:lang w:val="en-US"/>
        </w:rPr>
        <w:t>card</w:t>
      </w:r>
      <w:proofErr w:type="gramEnd"/>
      <w:r w:rsidRPr="00D55C67">
        <w:rPr>
          <w:rFonts w:cs="Times New Roman"/>
          <w:bCs/>
          <w:szCs w:val="28"/>
          <w:lang w:val="en-US"/>
        </w:rPr>
        <w:t>:hover</w:t>
      </w:r>
      <w:proofErr w:type="spellEnd"/>
      <w:r w:rsidRPr="00D55C67">
        <w:rPr>
          <w:rFonts w:cs="Times New Roman"/>
          <w:bCs/>
          <w:szCs w:val="28"/>
          <w:lang w:val="en-US"/>
        </w:rPr>
        <w:t xml:space="preserve"> {</w:t>
      </w:r>
    </w:p>
    <w:p w14:paraId="6DE61555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border-color: #00f2ff;</w:t>
      </w:r>
    </w:p>
    <w:p w14:paraId="2ECD5730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transform: </w:t>
      </w:r>
      <w:proofErr w:type="spellStart"/>
      <w:r w:rsidRPr="00D55C67">
        <w:rPr>
          <w:rFonts w:cs="Times New Roman"/>
          <w:bCs/>
          <w:szCs w:val="28"/>
          <w:lang w:val="en-US"/>
        </w:rPr>
        <w:t>translateY</w:t>
      </w:r>
      <w:proofErr w:type="spellEnd"/>
      <w:r w:rsidRPr="00D55C67">
        <w:rPr>
          <w:rFonts w:cs="Times New Roman"/>
          <w:bCs/>
          <w:szCs w:val="28"/>
          <w:lang w:val="en-US"/>
        </w:rPr>
        <w:t>(-5px);</w:t>
      </w:r>
    </w:p>
    <w:p w14:paraId="1696A947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2CE8BE4B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</w:p>
    <w:p w14:paraId="77D9113E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.reg-form </w:t>
      </w:r>
      <w:proofErr w:type="spellStart"/>
      <w:proofErr w:type="gramStart"/>
      <w:r w:rsidRPr="00D55C67">
        <w:rPr>
          <w:rFonts w:cs="Times New Roman"/>
          <w:bCs/>
          <w:szCs w:val="28"/>
          <w:lang w:val="en-US"/>
        </w:rPr>
        <w:t>input:focus</w:t>
      </w:r>
      <w:proofErr w:type="spellEnd"/>
      <w:proofErr w:type="gramEnd"/>
      <w:r w:rsidRPr="00D55C67">
        <w:rPr>
          <w:rFonts w:cs="Times New Roman"/>
          <w:bCs/>
          <w:szCs w:val="28"/>
          <w:lang w:val="en-US"/>
        </w:rPr>
        <w:t xml:space="preserve">, .reg-form </w:t>
      </w:r>
      <w:proofErr w:type="spellStart"/>
      <w:proofErr w:type="gramStart"/>
      <w:r w:rsidRPr="00D55C67">
        <w:rPr>
          <w:rFonts w:cs="Times New Roman"/>
          <w:bCs/>
          <w:szCs w:val="28"/>
          <w:lang w:val="en-US"/>
        </w:rPr>
        <w:t>select:focus</w:t>
      </w:r>
      <w:proofErr w:type="spellEnd"/>
      <w:proofErr w:type="gramEnd"/>
      <w:r w:rsidRPr="00D55C67">
        <w:rPr>
          <w:rFonts w:cs="Times New Roman"/>
          <w:bCs/>
          <w:szCs w:val="28"/>
          <w:lang w:val="en-US"/>
        </w:rPr>
        <w:t xml:space="preserve"> {</w:t>
      </w:r>
    </w:p>
    <w:p w14:paraId="5D777B19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border-color: #00f2ff;</w:t>
      </w:r>
    </w:p>
    <w:p w14:paraId="4BBA466C" w14:textId="77777777" w:rsidR="00D55C67" w:rsidRPr="00D55C67" w:rsidRDefault="00D55C67" w:rsidP="00D55C67">
      <w:pPr>
        <w:pStyle w:val="a7"/>
        <w:spacing w:line="240" w:lineRule="auto"/>
        <w:ind w:left="1512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outline: none;</w:t>
      </w:r>
    </w:p>
    <w:p w14:paraId="3CA16D74" w14:textId="442C7CFE" w:rsidR="00097887" w:rsidRPr="005F6678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D55C67">
        <w:rPr>
          <w:rFonts w:cs="Times New Roman"/>
          <w:bCs/>
          <w:szCs w:val="28"/>
        </w:rPr>
        <w:t>}</w:t>
      </w:r>
    </w:p>
    <w:p w14:paraId="163E3FDA" w14:textId="17BB543C" w:rsidR="00D55C67" w:rsidRPr="00D55C67" w:rsidRDefault="005F6678" w:rsidP="00D55C67">
      <w:pPr>
        <w:pStyle w:val="a7"/>
        <w:numPr>
          <w:ilvl w:val="0"/>
          <w:numId w:val="41"/>
        </w:numPr>
        <w:spacing w:line="240" w:lineRule="auto"/>
        <w:jc w:val="left"/>
        <w:rPr>
          <w:rFonts w:cs="Times New Roman"/>
          <w:bCs/>
          <w:szCs w:val="28"/>
        </w:rPr>
      </w:pPr>
      <w:r w:rsidRPr="009667FA">
        <w:rPr>
          <w:rFonts w:cs="Times New Roman"/>
          <w:bCs/>
          <w:szCs w:val="28"/>
        </w:rPr>
        <w:t>Листинг Г.</w:t>
      </w:r>
      <w:r w:rsidRPr="009667FA">
        <w:rPr>
          <w:rFonts w:cs="Times New Roman"/>
          <w:bCs/>
          <w:szCs w:val="28"/>
        </w:rPr>
        <w:t>2</w:t>
      </w:r>
      <w:r w:rsidRPr="009667FA">
        <w:rPr>
          <w:rFonts w:cs="Times New Roman"/>
          <w:bCs/>
          <w:szCs w:val="28"/>
        </w:rPr>
        <w:t xml:space="preserve"> – </w:t>
      </w:r>
      <w:proofErr w:type="gramStart"/>
      <w:r w:rsidRPr="009667FA">
        <w:rPr>
          <w:rFonts w:cs="Times New Roman"/>
          <w:bCs/>
          <w:szCs w:val="28"/>
        </w:rPr>
        <w:t>Файл</w:t>
      </w:r>
      <w:r w:rsidR="009667FA" w:rsidRPr="009667FA">
        <w:rPr>
          <w:rFonts w:cs="Times New Roman"/>
          <w:bCs/>
          <w:szCs w:val="28"/>
        </w:rPr>
        <w:t xml:space="preserve">ы </w:t>
      </w:r>
      <w:r w:rsidRPr="009667FA">
        <w:rPr>
          <w:rFonts w:cs="Times New Roman"/>
          <w:szCs w:val="28"/>
        </w:rPr>
        <w:t xml:space="preserve"> </w:t>
      </w:r>
      <w:r w:rsidR="009667FA" w:rsidRPr="009667FA">
        <w:rPr>
          <w:rFonts w:cs="Times New Roman"/>
          <w:szCs w:val="28"/>
          <w:lang w:val="ru-BY"/>
        </w:rPr>
        <w:t>fitness_style.css</w:t>
      </w:r>
      <w:proofErr w:type="gramEnd"/>
      <w:r w:rsidR="009667FA" w:rsidRPr="009667FA">
        <w:rPr>
          <w:rFonts w:cs="Times New Roman"/>
          <w:szCs w:val="28"/>
          <w:lang w:val="ru-BY"/>
        </w:rPr>
        <w:t xml:space="preserve"> / gym_style.css</w:t>
      </w:r>
    </w:p>
    <w:p w14:paraId="6D1870AA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.table</w:t>
      </w:r>
      <w:proofErr w:type="gramEnd"/>
      <w:r w:rsidRPr="00D55C67">
        <w:rPr>
          <w:rFonts w:cs="Times New Roman"/>
          <w:bCs/>
          <w:szCs w:val="28"/>
          <w:lang w:val="en-US"/>
        </w:rPr>
        <w:t>-wrap {</w:t>
      </w:r>
    </w:p>
    <w:p w14:paraId="5DA7271D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overflow-x: auto;</w:t>
      </w:r>
    </w:p>
    <w:p w14:paraId="70945907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0628450D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51EDBF97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.schedule</w:t>
      </w:r>
      <w:proofErr w:type="gramEnd"/>
      <w:r w:rsidRPr="00D55C67">
        <w:rPr>
          <w:rFonts w:cs="Times New Roman"/>
          <w:bCs/>
          <w:szCs w:val="28"/>
          <w:lang w:val="en-US"/>
        </w:rPr>
        <w:t>-table {</w:t>
      </w:r>
    </w:p>
    <w:p w14:paraId="28DBE2B7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width: 100%;</w:t>
      </w:r>
    </w:p>
    <w:p w14:paraId="16955EAD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border-collapse: collapse;</w:t>
      </w:r>
    </w:p>
    <w:p w14:paraId="7B5DBE4E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min-width: 600px;</w:t>
      </w:r>
    </w:p>
    <w:p w14:paraId="565A9DA9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6D5F48D0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7B794D65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.price</w:t>
      </w:r>
      <w:proofErr w:type="gramEnd"/>
      <w:r w:rsidRPr="00D55C67">
        <w:rPr>
          <w:rFonts w:cs="Times New Roman"/>
          <w:bCs/>
          <w:szCs w:val="28"/>
          <w:lang w:val="en-US"/>
        </w:rPr>
        <w:t>-card-popular {</w:t>
      </w:r>
    </w:p>
    <w:p w14:paraId="779B0304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border: 1px solid #00f2ff;</w:t>
      </w:r>
    </w:p>
    <w:p w14:paraId="10CF9CE1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transform: </w:t>
      </w:r>
      <w:proofErr w:type="gramStart"/>
      <w:r w:rsidRPr="00D55C67">
        <w:rPr>
          <w:rFonts w:cs="Times New Roman"/>
          <w:bCs/>
          <w:szCs w:val="28"/>
          <w:lang w:val="en-US"/>
        </w:rPr>
        <w:t>scale(</w:t>
      </w:r>
      <w:proofErr w:type="gramEnd"/>
      <w:r w:rsidRPr="00D55C67">
        <w:rPr>
          <w:rFonts w:cs="Times New Roman"/>
          <w:bCs/>
          <w:szCs w:val="28"/>
          <w:lang w:val="en-US"/>
        </w:rPr>
        <w:t>1.05);</w:t>
      </w:r>
    </w:p>
    <w:p w14:paraId="07C210EC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>}</w:t>
      </w:r>
    </w:p>
    <w:p w14:paraId="3B0FF584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6E4AA33D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proofErr w:type="gramStart"/>
      <w:r w:rsidRPr="00D55C67">
        <w:rPr>
          <w:rFonts w:cs="Times New Roman"/>
          <w:bCs/>
          <w:szCs w:val="28"/>
          <w:lang w:val="en-US"/>
        </w:rPr>
        <w:t>.equipment</w:t>
      </w:r>
      <w:proofErr w:type="gramEnd"/>
      <w:r w:rsidRPr="00D55C67">
        <w:rPr>
          <w:rFonts w:cs="Times New Roman"/>
          <w:bCs/>
          <w:szCs w:val="28"/>
          <w:lang w:val="en-US"/>
        </w:rPr>
        <w:t>-list {</w:t>
      </w:r>
    </w:p>
    <w:p w14:paraId="406556A4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t xml:space="preserve">    column-count: 2;</w:t>
      </w:r>
    </w:p>
    <w:p w14:paraId="0AB9B89C" w14:textId="77777777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D55C67">
        <w:rPr>
          <w:rFonts w:cs="Times New Roman"/>
          <w:bCs/>
          <w:szCs w:val="28"/>
          <w:lang w:val="en-US"/>
        </w:rPr>
        <w:lastRenderedPageBreak/>
        <w:t xml:space="preserve">    list-style: square;</w:t>
      </w:r>
    </w:p>
    <w:p w14:paraId="460F87D3" w14:textId="11EBE2C9" w:rsidR="00D55C67" w:rsidRPr="00D55C67" w:rsidRDefault="00D55C67" w:rsidP="00D55C67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D55C67">
        <w:rPr>
          <w:rFonts w:cs="Times New Roman"/>
          <w:bCs/>
          <w:szCs w:val="28"/>
        </w:rPr>
        <w:t>}</w:t>
      </w:r>
    </w:p>
    <w:p w14:paraId="43FE0F3F" w14:textId="7D0F48B0" w:rsidR="009667FA" w:rsidRPr="00D55C67" w:rsidRDefault="009667FA" w:rsidP="0075556F">
      <w:pPr>
        <w:pStyle w:val="a7"/>
        <w:numPr>
          <w:ilvl w:val="0"/>
          <w:numId w:val="41"/>
        </w:numPr>
        <w:spacing w:line="240" w:lineRule="auto"/>
        <w:jc w:val="left"/>
        <w:rPr>
          <w:rFonts w:cs="Times New Roman"/>
          <w:bCs/>
          <w:szCs w:val="28"/>
        </w:rPr>
      </w:pPr>
      <w:r>
        <w:rPr>
          <w:rFonts w:cs="Times New Roman"/>
          <w:szCs w:val="28"/>
          <w:lang w:val="ru-BY"/>
        </w:rPr>
        <w:t xml:space="preserve">Листинг Г.3 </w:t>
      </w:r>
      <w:r w:rsidR="0007019B">
        <w:rPr>
          <w:rFonts w:cs="Times New Roman"/>
          <w:szCs w:val="28"/>
          <w:lang w:val="ru-BY"/>
        </w:rPr>
        <w:t>–</w:t>
      </w:r>
      <w:r>
        <w:rPr>
          <w:rFonts w:cs="Times New Roman"/>
          <w:szCs w:val="28"/>
          <w:lang w:val="ru-BY"/>
        </w:rPr>
        <w:t xml:space="preserve"> Файл</w:t>
      </w:r>
      <w:r w:rsidR="0007019B">
        <w:rPr>
          <w:rFonts w:cs="Times New Roman"/>
          <w:szCs w:val="28"/>
          <w:lang w:val="ru-BY"/>
        </w:rPr>
        <w:t xml:space="preserve"> </w:t>
      </w:r>
      <w:r w:rsidR="0007019B" w:rsidRPr="0007019B">
        <w:rPr>
          <w:rFonts w:cs="Times New Roman"/>
          <w:szCs w:val="28"/>
          <w:lang w:val="en-US"/>
        </w:rPr>
        <w:t>rules</w:t>
      </w:r>
      <w:r w:rsidR="0007019B" w:rsidRPr="00097887">
        <w:rPr>
          <w:rFonts w:cs="Times New Roman"/>
          <w:szCs w:val="28"/>
        </w:rPr>
        <w:t>_</w:t>
      </w:r>
      <w:proofErr w:type="gramStart"/>
      <w:r w:rsidR="0007019B" w:rsidRPr="0007019B">
        <w:rPr>
          <w:rFonts w:cs="Times New Roman"/>
          <w:szCs w:val="28"/>
          <w:lang w:val="en-US"/>
        </w:rPr>
        <w:t>style</w:t>
      </w:r>
      <w:r w:rsidR="0007019B" w:rsidRPr="00097887">
        <w:rPr>
          <w:rFonts w:cs="Times New Roman"/>
          <w:szCs w:val="28"/>
        </w:rPr>
        <w:t>.</w:t>
      </w:r>
      <w:proofErr w:type="spellStart"/>
      <w:r w:rsidR="0007019B" w:rsidRPr="0007019B">
        <w:rPr>
          <w:rFonts w:cs="Times New Roman"/>
          <w:szCs w:val="28"/>
          <w:lang w:val="en-US"/>
        </w:rPr>
        <w:t>scss</w:t>
      </w:r>
      <w:proofErr w:type="spellEnd"/>
      <w:proofErr w:type="gramEnd"/>
    </w:p>
    <w:p w14:paraId="019B39D8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$color-</w:t>
      </w:r>
      <w:proofErr w:type="spellStart"/>
      <w:r w:rsidRPr="002A2BD4">
        <w:rPr>
          <w:rFonts w:cs="Times New Roman"/>
          <w:bCs/>
          <w:szCs w:val="28"/>
          <w:lang w:val="en-US"/>
        </w:rPr>
        <w:t>bg</w:t>
      </w:r>
      <w:proofErr w:type="spellEnd"/>
      <w:r w:rsidRPr="002A2BD4">
        <w:rPr>
          <w:rFonts w:cs="Times New Roman"/>
          <w:bCs/>
          <w:szCs w:val="28"/>
          <w:lang w:val="en-US"/>
        </w:rPr>
        <w:t>: #0d1117;</w:t>
      </w:r>
    </w:p>
    <w:p w14:paraId="3B06B3FD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$color-accent: #00f2ff;</w:t>
      </w:r>
    </w:p>
    <w:p w14:paraId="0B33C44F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$color-border: #30363d;</w:t>
      </w:r>
    </w:p>
    <w:p w14:paraId="5BFED002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597EB73D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@mixin section-padding { </w:t>
      </w:r>
    </w:p>
    <w:p w14:paraId="6D48892E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padding: 60px 0; </w:t>
      </w:r>
    </w:p>
    <w:p w14:paraId="12C3AABE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}</w:t>
      </w:r>
    </w:p>
    <w:p w14:paraId="7779E667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1A890424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.rules-section {</w:t>
      </w:r>
    </w:p>
    <w:p w14:paraId="1570A356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@include section-padding;</w:t>
      </w:r>
    </w:p>
    <w:p w14:paraId="1D36CDF2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&amp;--dark { </w:t>
      </w:r>
    </w:p>
    <w:p w14:paraId="5A877D20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background-color: #161b22; </w:t>
      </w:r>
    </w:p>
    <w:p w14:paraId="1AD82804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}</w:t>
      </w:r>
    </w:p>
    <w:p w14:paraId="7183F0CD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}</w:t>
      </w:r>
    </w:p>
    <w:p w14:paraId="6DB9D005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0C6E5139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.rules-grid {</w:t>
      </w:r>
    </w:p>
    <w:p w14:paraId="7F2E9F7E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display: grid;</w:t>
      </w:r>
    </w:p>
    <w:p w14:paraId="3AA98FEC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grid-template-columns: </w:t>
      </w:r>
      <w:proofErr w:type="gramStart"/>
      <w:r w:rsidRPr="002A2BD4">
        <w:rPr>
          <w:rFonts w:cs="Times New Roman"/>
          <w:bCs/>
          <w:szCs w:val="28"/>
          <w:lang w:val="en-US"/>
        </w:rPr>
        <w:t>repeat(</w:t>
      </w:r>
      <w:proofErr w:type="gramEnd"/>
      <w:r w:rsidRPr="002A2BD4">
        <w:rPr>
          <w:rFonts w:cs="Times New Roman"/>
          <w:bCs/>
          <w:szCs w:val="28"/>
          <w:lang w:val="en-US"/>
        </w:rPr>
        <w:t xml:space="preserve">auto-fit, </w:t>
      </w:r>
      <w:proofErr w:type="gramStart"/>
      <w:r w:rsidRPr="002A2BD4">
        <w:rPr>
          <w:rFonts w:cs="Times New Roman"/>
          <w:bCs/>
          <w:szCs w:val="28"/>
          <w:lang w:val="en-US"/>
        </w:rPr>
        <w:t>minmax(</w:t>
      </w:r>
      <w:proofErr w:type="gramEnd"/>
      <w:r w:rsidRPr="002A2BD4">
        <w:rPr>
          <w:rFonts w:cs="Times New Roman"/>
          <w:bCs/>
          <w:szCs w:val="28"/>
          <w:lang w:val="en-US"/>
        </w:rPr>
        <w:t>240px, 1fr));</w:t>
      </w:r>
    </w:p>
    <w:p w14:paraId="160320FC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2A2BD4">
        <w:rPr>
          <w:rFonts w:cs="Times New Roman"/>
          <w:bCs/>
          <w:szCs w:val="28"/>
          <w:lang w:val="en-US"/>
        </w:rPr>
        <w:t xml:space="preserve">    </w:t>
      </w:r>
      <w:proofErr w:type="spellStart"/>
      <w:r w:rsidRPr="002A2BD4">
        <w:rPr>
          <w:rFonts w:cs="Times New Roman"/>
          <w:bCs/>
          <w:szCs w:val="28"/>
        </w:rPr>
        <w:t>gap</w:t>
      </w:r>
      <w:proofErr w:type="spellEnd"/>
      <w:r w:rsidRPr="002A2BD4">
        <w:rPr>
          <w:rFonts w:cs="Times New Roman"/>
          <w:bCs/>
          <w:szCs w:val="28"/>
        </w:rPr>
        <w:t>: 30px;</w:t>
      </w:r>
    </w:p>
    <w:p w14:paraId="5E265205" w14:textId="11152BA2" w:rsidR="00D55C67" w:rsidRPr="00097887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2A2BD4">
        <w:rPr>
          <w:rFonts w:cs="Times New Roman"/>
          <w:bCs/>
          <w:szCs w:val="28"/>
        </w:rPr>
        <w:t>}</w:t>
      </w:r>
    </w:p>
    <w:p w14:paraId="31E5D229" w14:textId="3DFDCE69" w:rsidR="0007019B" w:rsidRPr="002A2BD4" w:rsidRDefault="0007019B" w:rsidP="0075556F">
      <w:pPr>
        <w:pStyle w:val="a7"/>
        <w:numPr>
          <w:ilvl w:val="0"/>
          <w:numId w:val="41"/>
        </w:numPr>
        <w:spacing w:line="240" w:lineRule="auto"/>
        <w:jc w:val="left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 xml:space="preserve">Листинг Г.4 </w:t>
      </w:r>
      <w:r w:rsidR="00EF1BB7">
        <w:rPr>
          <w:rFonts w:cs="Times New Roman"/>
          <w:szCs w:val="28"/>
        </w:rPr>
        <w:softHyphen/>
      </w:r>
      <w:r w:rsidR="00EF1BB7">
        <w:rPr>
          <w:rFonts w:cs="Times New Roman"/>
          <w:szCs w:val="28"/>
        </w:rPr>
        <w:noBreakHyphen/>
      </w:r>
      <w:r>
        <w:rPr>
          <w:rFonts w:cs="Times New Roman"/>
          <w:szCs w:val="28"/>
        </w:rPr>
        <w:t xml:space="preserve"> </w:t>
      </w:r>
      <w:r w:rsidR="00EF1BB7" w:rsidRPr="00EF1BB7">
        <w:rPr>
          <w:rFonts w:cs="Times New Roman"/>
          <w:szCs w:val="28"/>
        </w:rPr>
        <w:t>Адаптивные стили (общие для всех файлов)</w:t>
      </w:r>
    </w:p>
    <w:p w14:paraId="4FCEE62A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>@media (max-width: 768px) {</w:t>
      </w:r>
    </w:p>
    <w:p w14:paraId="4F60AF80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.nav {</w:t>
      </w:r>
    </w:p>
    <w:p w14:paraId="4B399DF6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position: fixed;</w:t>
      </w:r>
    </w:p>
    <w:p w14:paraId="7C6DC5BF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right: -100%;</w:t>
      </w:r>
    </w:p>
    <w:p w14:paraId="1A48395C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transition: 0.4s;</w:t>
      </w:r>
    </w:p>
    <w:p w14:paraId="5FCD3365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}</w:t>
      </w:r>
    </w:p>
    <w:p w14:paraId="5E3993A3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61E1CE45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2A2BD4">
        <w:rPr>
          <w:rFonts w:cs="Times New Roman"/>
          <w:bCs/>
          <w:szCs w:val="28"/>
          <w:lang w:val="en-US"/>
        </w:rPr>
        <w:t>.</w:t>
      </w:r>
      <w:proofErr w:type="spellStart"/>
      <w:r w:rsidRPr="002A2BD4">
        <w:rPr>
          <w:rFonts w:cs="Times New Roman"/>
          <w:bCs/>
          <w:szCs w:val="28"/>
          <w:lang w:val="en-US"/>
        </w:rPr>
        <w:t>menu</w:t>
      </w:r>
      <w:proofErr w:type="gramEnd"/>
      <w:r w:rsidRPr="002A2BD4">
        <w:rPr>
          <w:rFonts w:cs="Times New Roman"/>
          <w:bCs/>
          <w:szCs w:val="28"/>
          <w:lang w:val="en-US"/>
        </w:rPr>
        <w:t>-</w:t>
      </w:r>
      <w:proofErr w:type="gramStart"/>
      <w:r w:rsidRPr="002A2BD4">
        <w:rPr>
          <w:rFonts w:cs="Times New Roman"/>
          <w:bCs/>
          <w:szCs w:val="28"/>
          <w:lang w:val="en-US"/>
        </w:rPr>
        <w:t>toggle:checked</w:t>
      </w:r>
      <w:proofErr w:type="spellEnd"/>
      <w:proofErr w:type="gramEnd"/>
      <w:r w:rsidRPr="002A2BD4">
        <w:rPr>
          <w:rFonts w:cs="Times New Roman"/>
          <w:bCs/>
          <w:szCs w:val="28"/>
          <w:lang w:val="en-US"/>
        </w:rPr>
        <w:t xml:space="preserve"> ~ .nav {</w:t>
      </w:r>
    </w:p>
    <w:p w14:paraId="2EB32926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right: 0;</w:t>
      </w:r>
    </w:p>
    <w:p w14:paraId="2A3E68DA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}</w:t>
      </w:r>
    </w:p>
    <w:p w14:paraId="37494910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</w:p>
    <w:p w14:paraId="1184CACC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2A2BD4">
        <w:rPr>
          <w:rFonts w:cs="Times New Roman"/>
          <w:bCs/>
          <w:szCs w:val="28"/>
          <w:lang w:val="en-US"/>
        </w:rPr>
        <w:t>.</w:t>
      </w:r>
      <w:proofErr w:type="spellStart"/>
      <w:r w:rsidRPr="002A2BD4">
        <w:rPr>
          <w:rFonts w:cs="Times New Roman"/>
          <w:bCs/>
          <w:szCs w:val="28"/>
          <w:lang w:val="en-US"/>
        </w:rPr>
        <w:t>footer</w:t>
      </w:r>
      <w:proofErr w:type="gramEnd"/>
      <w:r w:rsidRPr="002A2BD4">
        <w:rPr>
          <w:rFonts w:cs="Times New Roman"/>
          <w:bCs/>
          <w:szCs w:val="28"/>
          <w:lang w:val="en-US"/>
        </w:rPr>
        <w:t>__inner</w:t>
      </w:r>
      <w:proofErr w:type="spellEnd"/>
      <w:r w:rsidRPr="002A2BD4">
        <w:rPr>
          <w:rFonts w:cs="Times New Roman"/>
          <w:bCs/>
          <w:szCs w:val="28"/>
          <w:lang w:val="en-US"/>
        </w:rPr>
        <w:t xml:space="preserve"> {</w:t>
      </w:r>
    </w:p>
    <w:p w14:paraId="2E64C1BD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  <w:lang w:val="en-US"/>
        </w:rPr>
      </w:pPr>
      <w:r w:rsidRPr="002A2BD4">
        <w:rPr>
          <w:rFonts w:cs="Times New Roman"/>
          <w:bCs/>
          <w:szCs w:val="28"/>
          <w:lang w:val="en-US"/>
        </w:rPr>
        <w:t xml:space="preserve">        flex-direction: column;</w:t>
      </w:r>
    </w:p>
    <w:p w14:paraId="6A692A07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2A2BD4">
        <w:rPr>
          <w:rFonts w:cs="Times New Roman"/>
          <w:bCs/>
          <w:szCs w:val="28"/>
          <w:lang w:val="en-US"/>
        </w:rPr>
        <w:t xml:space="preserve">        </w:t>
      </w:r>
      <w:proofErr w:type="spellStart"/>
      <w:r w:rsidRPr="002A2BD4">
        <w:rPr>
          <w:rFonts w:cs="Times New Roman"/>
          <w:bCs/>
          <w:szCs w:val="28"/>
        </w:rPr>
        <w:t>text-align</w:t>
      </w:r>
      <w:proofErr w:type="spellEnd"/>
      <w:r w:rsidRPr="002A2BD4">
        <w:rPr>
          <w:rFonts w:cs="Times New Roman"/>
          <w:bCs/>
          <w:szCs w:val="28"/>
        </w:rPr>
        <w:t xml:space="preserve">: </w:t>
      </w:r>
      <w:proofErr w:type="spellStart"/>
      <w:r w:rsidRPr="002A2BD4">
        <w:rPr>
          <w:rFonts w:cs="Times New Roman"/>
          <w:bCs/>
          <w:szCs w:val="28"/>
        </w:rPr>
        <w:t>center</w:t>
      </w:r>
      <w:proofErr w:type="spellEnd"/>
      <w:r w:rsidRPr="002A2BD4">
        <w:rPr>
          <w:rFonts w:cs="Times New Roman"/>
          <w:bCs/>
          <w:szCs w:val="28"/>
        </w:rPr>
        <w:t>;</w:t>
      </w:r>
    </w:p>
    <w:p w14:paraId="5F7E3B7D" w14:textId="77777777" w:rsidR="002A2BD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2A2BD4">
        <w:rPr>
          <w:rFonts w:cs="Times New Roman"/>
          <w:bCs/>
          <w:szCs w:val="28"/>
        </w:rPr>
        <w:t xml:space="preserve">    }</w:t>
      </w:r>
    </w:p>
    <w:p w14:paraId="12F5E95B" w14:textId="625955C0" w:rsidR="00193E64" w:rsidRPr="002A2BD4" w:rsidRDefault="002A2BD4" w:rsidP="002A2BD4">
      <w:pPr>
        <w:pStyle w:val="a7"/>
        <w:spacing w:line="240" w:lineRule="auto"/>
        <w:ind w:left="1512" w:firstLine="0"/>
        <w:jc w:val="left"/>
        <w:rPr>
          <w:rFonts w:cs="Times New Roman"/>
          <w:bCs/>
          <w:szCs w:val="28"/>
        </w:rPr>
      </w:pPr>
      <w:r w:rsidRPr="002A2BD4">
        <w:rPr>
          <w:rFonts w:cs="Times New Roman"/>
          <w:bCs/>
          <w:szCs w:val="28"/>
        </w:rPr>
        <w:t>}</w:t>
      </w:r>
      <w:r w:rsidR="00193E64" w:rsidRPr="002A2BD4">
        <w:rPr>
          <w:rFonts w:cs="Times New Roman"/>
          <w:bCs/>
          <w:szCs w:val="28"/>
        </w:rPr>
        <w:br w:type="page"/>
      </w:r>
    </w:p>
    <w:p w14:paraId="252A95F3" w14:textId="5F7ADECF" w:rsidR="00193E64" w:rsidRPr="0091406E" w:rsidRDefault="00193E64" w:rsidP="002A2BD4">
      <w:pPr>
        <w:pStyle w:val="1"/>
        <w:rPr>
          <w:rFonts w:cs="Times New Roman"/>
          <w:b w:val="0"/>
          <w:bCs/>
          <w:szCs w:val="28"/>
        </w:rPr>
      </w:pPr>
      <w:r>
        <w:lastRenderedPageBreak/>
        <w:t xml:space="preserve">Приложение Д </w:t>
      </w:r>
      <w:r w:rsidRPr="00193E64">
        <w:t>Листинг XML-файлов</w:t>
      </w:r>
    </w:p>
    <w:p w14:paraId="18FFEAB7" w14:textId="02335331" w:rsidR="00E54982" w:rsidRDefault="0091406E" w:rsidP="0091406E">
      <w:pPr>
        <w:pStyle w:val="a7"/>
        <w:spacing w:line="240" w:lineRule="auto"/>
        <w:ind w:left="0"/>
        <w:jc w:val="left"/>
        <w:rPr>
          <w:rFonts w:cs="Times New Roman"/>
          <w:bCs/>
          <w:szCs w:val="28"/>
        </w:rPr>
      </w:pPr>
      <w:r w:rsidRPr="0091406E">
        <w:rPr>
          <w:rFonts w:cs="Times New Roman"/>
          <w:bCs/>
          <w:szCs w:val="28"/>
        </w:rPr>
        <w:t>В данном приложении приведён код файла с данными</w:t>
      </w:r>
      <w:r w:rsidR="002A2BD4" w:rsidRPr="002A2BD4">
        <w:rPr>
          <w:rFonts w:cs="Times New Roman"/>
          <w:bCs/>
          <w:szCs w:val="28"/>
        </w:rPr>
        <w:t xml:space="preserve"> </w:t>
      </w:r>
      <w:r w:rsidR="002A2BD4">
        <w:rPr>
          <w:rFonts w:cs="Times New Roman"/>
          <w:bCs/>
          <w:szCs w:val="28"/>
        </w:rPr>
        <w:t xml:space="preserve">о направлениях тренировок </w:t>
      </w:r>
      <w:r w:rsidR="00E36203">
        <w:rPr>
          <w:rFonts w:cs="Times New Roman"/>
          <w:bCs/>
          <w:szCs w:val="28"/>
        </w:rPr>
        <w:t>и новостях в комплексе</w:t>
      </w:r>
      <w:r w:rsidRPr="0091406E">
        <w:rPr>
          <w:rFonts w:cs="Times New Roman"/>
          <w:bCs/>
          <w:szCs w:val="28"/>
        </w:rPr>
        <w:t>.</w:t>
      </w:r>
    </w:p>
    <w:p w14:paraId="5B917EB8" w14:textId="7EBF2624" w:rsidR="0091406E" w:rsidRDefault="0091406E" w:rsidP="008B1C24">
      <w:pPr>
        <w:pStyle w:val="a7"/>
        <w:numPr>
          <w:ilvl w:val="0"/>
          <w:numId w:val="24"/>
        </w:numPr>
        <w:spacing w:line="240" w:lineRule="auto"/>
        <w:ind w:left="0" w:firstLine="709"/>
        <w:jc w:val="left"/>
        <w:rPr>
          <w:rFonts w:cs="Times New Roman"/>
          <w:bCs/>
          <w:szCs w:val="28"/>
        </w:rPr>
      </w:pPr>
      <w:r w:rsidRPr="0091406E">
        <w:rPr>
          <w:rFonts w:cs="Times New Roman"/>
          <w:bCs/>
          <w:szCs w:val="28"/>
        </w:rPr>
        <w:t>Листинг Д.1 – Файл</w:t>
      </w:r>
      <w:r w:rsidR="002A2BD4">
        <w:rPr>
          <w:rFonts w:cs="Times New Roman"/>
          <w:bCs/>
          <w:szCs w:val="28"/>
        </w:rPr>
        <w:t xml:space="preserve"> </w:t>
      </w:r>
      <w:r w:rsidR="002A2BD4">
        <w:rPr>
          <w:rFonts w:cs="Times New Roman"/>
          <w:bCs/>
          <w:szCs w:val="28"/>
          <w:lang w:val="en-US"/>
        </w:rPr>
        <w:t>data</w:t>
      </w:r>
      <w:r w:rsidRPr="0091406E">
        <w:rPr>
          <w:rFonts w:cs="Times New Roman"/>
          <w:bCs/>
          <w:szCs w:val="28"/>
        </w:rPr>
        <w:t>.</w:t>
      </w:r>
      <w:proofErr w:type="spellStart"/>
      <w:r w:rsidRPr="0091406E">
        <w:rPr>
          <w:rFonts w:cs="Times New Roman"/>
          <w:bCs/>
          <w:szCs w:val="28"/>
        </w:rPr>
        <w:t>xml</w:t>
      </w:r>
      <w:proofErr w:type="spellEnd"/>
      <w:r w:rsidRPr="0091406E">
        <w:rPr>
          <w:rFonts w:cs="Times New Roman"/>
          <w:bCs/>
          <w:szCs w:val="28"/>
        </w:rPr>
        <w:t xml:space="preserve">: </w:t>
      </w:r>
    </w:p>
    <w:p w14:paraId="797DCDCB" w14:textId="77777777" w:rsidR="00E36203" w:rsidRPr="002E0299" w:rsidRDefault="00E36203" w:rsidP="00E36203">
      <w:pPr>
        <w:pStyle w:val="a7"/>
        <w:spacing w:line="240" w:lineRule="auto"/>
        <w:ind w:left="709" w:firstLine="0"/>
        <w:jc w:val="left"/>
        <w:rPr>
          <w:rFonts w:cs="Times New Roman"/>
          <w:bCs/>
          <w:szCs w:val="28"/>
          <w:lang w:val="en-US"/>
        </w:rPr>
      </w:pPr>
    </w:p>
    <w:p w14:paraId="6D97174F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>&lt;?xml version="1.0" encoding="UTF-8"?&gt;</w:t>
      </w:r>
    </w:p>
    <w:p w14:paraId="5866253D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>&lt;</w:t>
      </w:r>
      <w:proofErr w:type="spellStart"/>
      <w:r w:rsidRPr="00E36203">
        <w:rPr>
          <w:rFonts w:cs="Times New Roman"/>
          <w:bCs/>
          <w:szCs w:val="28"/>
          <w:lang w:val="en-US"/>
        </w:rPr>
        <w:t>vitafit</w:t>
      </w:r>
      <w:proofErr w:type="spellEnd"/>
      <w:r w:rsidRPr="00E36203">
        <w:rPr>
          <w:rFonts w:cs="Times New Roman"/>
          <w:bCs/>
          <w:szCs w:val="28"/>
          <w:lang w:val="en-US"/>
        </w:rPr>
        <w:t>&gt;</w:t>
      </w:r>
    </w:p>
    <w:p w14:paraId="61AF7298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&lt;previews&gt;</w:t>
      </w:r>
    </w:p>
    <w:p w14:paraId="22CC1E77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&lt;section id="gym"&gt;</w:t>
      </w:r>
    </w:p>
    <w:p w14:paraId="0BB98EA1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&lt;title&gt;</w:t>
      </w:r>
      <w:r w:rsidRPr="00E36203">
        <w:rPr>
          <w:rFonts w:cs="Times New Roman"/>
          <w:bCs/>
          <w:szCs w:val="28"/>
        </w:rPr>
        <w:t>Тренажерный</w:t>
      </w:r>
      <w:r w:rsidRPr="00E36203">
        <w:rPr>
          <w:rFonts w:cs="Times New Roman"/>
          <w:bCs/>
          <w:szCs w:val="28"/>
          <w:lang w:val="en-US"/>
        </w:rPr>
        <w:t xml:space="preserve"> </w:t>
      </w:r>
      <w:r w:rsidRPr="00E36203">
        <w:rPr>
          <w:rFonts w:cs="Times New Roman"/>
          <w:bCs/>
          <w:szCs w:val="28"/>
        </w:rPr>
        <w:t>зал</w:t>
      </w:r>
      <w:r w:rsidRPr="00E36203">
        <w:rPr>
          <w:rFonts w:cs="Times New Roman"/>
          <w:bCs/>
          <w:szCs w:val="28"/>
          <w:lang w:val="en-US"/>
        </w:rPr>
        <w:t>&lt;/title&gt;</w:t>
      </w:r>
    </w:p>
    <w:p w14:paraId="68A17055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 xml:space="preserve">&gt;Профессиональное оборудование для силового </w:t>
      </w:r>
      <w:proofErr w:type="gramStart"/>
      <w:r w:rsidRPr="00E36203">
        <w:rPr>
          <w:rFonts w:cs="Times New Roman"/>
          <w:bCs/>
          <w:szCs w:val="28"/>
        </w:rPr>
        <w:t>тренинга.&lt;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145F4F6A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</w:rPr>
        <w:t xml:space="preserve">            </w:t>
      </w:r>
      <w:r w:rsidRPr="00E36203">
        <w:rPr>
          <w:rFonts w:cs="Times New Roman"/>
          <w:bCs/>
          <w:szCs w:val="28"/>
          <w:lang w:val="en-US"/>
        </w:rPr>
        <w:t>&lt;image&gt;images/gym.jpg&lt;/image&gt;</w:t>
      </w:r>
    </w:p>
    <w:p w14:paraId="27764384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&lt;link&gt;gym.html&lt;/link&gt;</w:t>
      </w:r>
    </w:p>
    <w:p w14:paraId="7F08E6A8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&lt;/section&gt;</w:t>
      </w:r>
    </w:p>
    <w:p w14:paraId="1385B4B8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&lt;section id="pool"&gt;</w:t>
      </w:r>
    </w:p>
    <w:p w14:paraId="0B72A9B9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&lt;title&gt;</w:t>
      </w:r>
      <w:r w:rsidRPr="00E36203">
        <w:rPr>
          <w:rFonts w:cs="Times New Roman"/>
          <w:bCs/>
          <w:szCs w:val="28"/>
        </w:rPr>
        <w:t>Бассейн</w:t>
      </w:r>
      <w:r w:rsidRPr="00E36203">
        <w:rPr>
          <w:rFonts w:cs="Times New Roman"/>
          <w:bCs/>
          <w:szCs w:val="28"/>
          <w:lang w:val="en-US"/>
        </w:rPr>
        <w:t>&lt;/title&gt;</w:t>
      </w:r>
    </w:p>
    <w:p w14:paraId="48E5DE7F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 xml:space="preserve">&gt;25-метровый бассейн с современной системой </w:t>
      </w:r>
      <w:proofErr w:type="gramStart"/>
      <w:r w:rsidRPr="00E36203">
        <w:rPr>
          <w:rFonts w:cs="Times New Roman"/>
          <w:bCs/>
          <w:szCs w:val="28"/>
        </w:rPr>
        <w:t>очистки.&lt;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35958222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</w:rPr>
        <w:t xml:space="preserve">            </w:t>
      </w:r>
      <w:r w:rsidRPr="00E36203">
        <w:rPr>
          <w:rFonts w:cs="Times New Roman"/>
          <w:bCs/>
          <w:szCs w:val="28"/>
          <w:lang w:val="en-US"/>
        </w:rPr>
        <w:t>&lt;image&gt;images/pool.jpg&lt;/image&gt;</w:t>
      </w:r>
    </w:p>
    <w:p w14:paraId="43AE1D94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&lt;link&gt;pool.html&lt;/link&gt;</w:t>
      </w:r>
    </w:p>
    <w:p w14:paraId="09B19EB2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&lt;/section&gt;</w:t>
      </w:r>
    </w:p>
    <w:p w14:paraId="7E21C3AA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&lt;section id="fitness"&gt;</w:t>
      </w:r>
    </w:p>
    <w:p w14:paraId="705C4904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&lt;title&gt;</w:t>
      </w:r>
      <w:r w:rsidRPr="00E36203">
        <w:rPr>
          <w:rFonts w:cs="Times New Roman"/>
          <w:bCs/>
          <w:szCs w:val="28"/>
        </w:rPr>
        <w:t>Фитнес</w:t>
      </w:r>
      <w:r w:rsidRPr="00E36203">
        <w:rPr>
          <w:rFonts w:cs="Times New Roman"/>
          <w:bCs/>
          <w:szCs w:val="28"/>
          <w:lang w:val="en-US"/>
        </w:rPr>
        <w:t>&lt;/title&gt;</w:t>
      </w:r>
    </w:p>
    <w:p w14:paraId="1F6A0CD3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 xml:space="preserve">&gt;Групповые занятия для любого уровня </w:t>
      </w:r>
      <w:proofErr w:type="gramStart"/>
      <w:r w:rsidRPr="00E36203">
        <w:rPr>
          <w:rFonts w:cs="Times New Roman"/>
          <w:bCs/>
          <w:szCs w:val="28"/>
        </w:rPr>
        <w:t>подготовки.&lt;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short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427AC38F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</w:rPr>
        <w:t xml:space="preserve">            </w:t>
      </w:r>
      <w:r w:rsidRPr="00E36203">
        <w:rPr>
          <w:rFonts w:cs="Times New Roman"/>
          <w:bCs/>
          <w:szCs w:val="28"/>
          <w:lang w:val="en-US"/>
        </w:rPr>
        <w:t>&lt;image&gt;images/fitness.jpg&lt;/image&gt;</w:t>
      </w:r>
    </w:p>
    <w:p w14:paraId="7AAD14AB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&lt;link&gt;fitness.html&lt;/link&gt;</w:t>
      </w:r>
    </w:p>
    <w:p w14:paraId="5CFEEE83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&lt;/section&gt;</w:t>
      </w:r>
    </w:p>
    <w:p w14:paraId="3B110450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&lt;/previews&gt;</w:t>
      </w:r>
    </w:p>
    <w:p w14:paraId="16DF3A0C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&lt;news&gt;</w:t>
      </w:r>
    </w:p>
    <w:p w14:paraId="0CC28EB1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&lt;item&gt;</w:t>
      </w:r>
    </w:p>
    <w:p w14:paraId="1EE8D5D9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&lt;date&gt;20 </w:t>
      </w:r>
      <w:r w:rsidRPr="00E36203">
        <w:rPr>
          <w:rFonts w:cs="Times New Roman"/>
          <w:bCs/>
          <w:szCs w:val="28"/>
        </w:rPr>
        <w:t>мая</w:t>
      </w:r>
      <w:r w:rsidRPr="00E36203">
        <w:rPr>
          <w:rFonts w:cs="Times New Roman"/>
          <w:bCs/>
          <w:szCs w:val="28"/>
          <w:lang w:val="en-US"/>
        </w:rPr>
        <w:t xml:space="preserve"> 2026&lt;/date&gt;</w:t>
      </w:r>
    </w:p>
    <w:p w14:paraId="6560AC7D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&gt;Новая студия йоги&lt;/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48C61C43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 xml:space="preserve">            &lt;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 xml:space="preserve">&gt;Открытие панорамного зала для </w:t>
      </w:r>
      <w:proofErr w:type="gramStart"/>
      <w:r w:rsidRPr="00E36203">
        <w:rPr>
          <w:rFonts w:cs="Times New Roman"/>
          <w:bCs/>
          <w:szCs w:val="28"/>
        </w:rPr>
        <w:t>практик.&lt;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733722E8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</w:rPr>
        <w:t xml:space="preserve">        </w:t>
      </w:r>
      <w:r w:rsidRPr="00E36203">
        <w:rPr>
          <w:rFonts w:cs="Times New Roman"/>
          <w:bCs/>
          <w:szCs w:val="28"/>
          <w:lang w:val="en-US"/>
        </w:rPr>
        <w:t>&lt;/item&gt;</w:t>
      </w:r>
    </w:p>
    <w:p w14:paraId="2543260E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&lt;item&gt;</w:t>
      </w:r>
    </w:p>
    <w:p w14:paraId="1C179FA9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    &lt;date&gt;18 </w:t>
      </w:r>
      <w:r w:rsidRPr="00E36203">
        <w:rPr>
          <w:rFonts w:cs="Times New Roman"/>
          <w:bCs/>
          <w:szCs w:val="28"/>
        </w:rPr>
        <w:t>мая</w:t>
      </w:r>
      <w:r w:rsidRPr="00E36203">
        <w:rPr>
          <w:rFonts w:cs="Times New Roman"/>
          <w:bCs/>
          <w:szCs w:val="28"/>
          <w:lang w:val="en-US"/>
        </w:rPr>
        <w:t xml:space="preserve"> 2026&lt;/date&gt;</w:t>
      </w:r>
    </w:p>
    <w:p w14:paraId="5154CF30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&gt;Летняя акция&lt;/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3D9D5880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 xml:space="preserve">            &lt;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 xml:space="preserve">&gt;Скидка 20% на годовые абонементы до конца </w:t>
      </w:r>
      <w:proofErr w:type="gramStart"/>
      <w:r w:rsidRPr="00E36203">
        <w:rPr>
          <w:rFonts w:cs="Times New Roman"/>
          <w:bCs/>
          <w:szCs w:val="28"/>
        </w:rPr>
        <w:t>месяца.&lt;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58590E33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</w:rPr>
        <w:t xml:space="preserve">        </w:t>
      </w:r>
      <w:r w:rsidRPr="00E36203">
        <w:rPr>
          <w:rFonts w:cs="Times New Roman"/>
          <w:bCs/>
          <w:szCs w:val="28"/>
          <w:lang w:val="en-US"/>
        </w:rPr>
        <w:t>&lt;/item&gt;</w:t>
      </w:r>
    </w:p>
    <w:p w14:paraId="6B82A35A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t xml:space="preserve">        &lt;item&gt;</w:t>
      </w:r>
    </w:p>
    <w:p w14:paraId="0DC191F5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  <w:lang w:val="en-US"/>
        </w:rPr>
      </w:pPr>
      <w:r w:rsidRPr="00E36203">
        <w:rPr>
          <w:rFonts w:cs="Times New Roman"/>
          <w:bCs/>
          <w:szCs w:val="28"/>
          <w:lang w:val="en-US"/>
        </w:rPr>
        <w:lastRenderedPageBreak/>
        <w:t xml:space="preserve">            &lt;date&gt;15 </w:t>
      </w:r>
      <w:r w:rsidRPr="00E36203">
        <w:rPr>
          <w:rFonts w:cs="Times New Roman"/>
          <w:bCs/>
          <w:szCs w:val="28"/>
        </w:rPr>
        <w:t>мая</w:t>
      </w:r>
      <w:r w:rsidRPr="00E36203">
        <w:rPr>
          <w:rFonts w:cs="Times New Roman"/>
          <w:bCs/>
          <w:szCs w:val="28"/>
          <w:lang w:val="en-US"/>
        </w:rPr>
        <w:t xml:space="preserve"> 2026&lt;/date&gt;</w:t>
      </w:r>
    </w:p>
    <w:p w14:paraId="56092AF6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  <w:lang w:val="en-US"/>
        </w:rPr>
        <w:t xml:space="preserve">            </w:t>
      </w:r>
      <w:r w:rsidRPr="00E36203">
        <w:rPr>
          <w:rFonts w:cs="Times New Roman"/>
          <w:bCs/>
          <w:szCs w:val="28"/>
        </w:rPr>
        <w:t>&lt;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&gt;Марафон здоровья&lt;/</w:t>
      </w:r>
      <w:proofErr w:type="spellStart"/>
      <w:r w:rsidRPr="00E36203">
        <w:rPr>
          <w:rFonts w:cs="Times New Roman"/>
          <w:bCs/>
          <w:szCs w:val="28"/>
        </w:rPr>
        <w:t>title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38C1F9BB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 xml:space="preserve">            &lt;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 xml:space="preserve">&gt;Присоединяйтесь к бесплатному забегу в это </w:t>
      </w:r>
      <w:proofErr w:type="gramStart"/>
      <w:r w:rsidRPr="00E36203">
        <w:rPr>
          <w:rFonts w:cs="Times New Roman"/>
          <w:bCs/>
          <w:szCs w:val="28"/>
        </w:rPr>
        <w:t>воскресенье!&lt;</w:t>
      </w:r>
      <w:proofErr w:type="gramEnd"/>
      <w:r w:rsidRPr="00E36203">
        <w:rPr>
          <w:rFonts w:cs="Times New Roman"/>
          <w:bCs/>
          <w:szCs w:val="28"/>
        </w:rPr>
        <w:t>/</w:t>
      </w:r>
      <w:proofErr w:type="spellStart"/>
      <w:r w:rsidRPr="00E36203">
        <w:rPr>
          <w:rFonts w:cs="Times New Roman"/>
          <w:bCs/>
          <w:szCs w:val="28"/>
        </w:rPr>
        <w:t>text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04965706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 xml:space="preserve">        &lt;/</w:t>
      </w:r>
      <w:proofErr w:type="spellStart"/>
      <w:r w:rsidRPr="00E36203">
        <w:rPr>
          <w:rFonts w:cs="Times New Roman"/>
          <w:bCs/>
          <w:szCs w:val="28"/>
        </w:rPr>
        <w:t>item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16953DB9" w14:textId="77777777" w:rsidR="00E36203" w:rsidRPr="00E36203" w:rsidRDefault="00E36203" w:rsidP="00E36203">
      <w:pPr>
        <w:pStyle w:val="a7"/>
        <w:spacing w:line="240" w:lineRule="auto"/>
        <w:ind w:left="709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 xml:space="preserve">    &lt;/</w:t>
      </w:r>
      <w:proofErr w:type="spellStart"/>
      <w:r w:rsidRPr="00E36203">
        <w:rPr>
          <w:rFonts w:cs="Times New Roman"/>
          <w:bCs/>
          <w:szCs w:val="28"/>
        </w:rPr>
        <w:t>news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755E2D6E" w14:textId="766DB30D" w:rsidR="00E36203" w:rsidRDefault="00E36203" w:rsidP="00E36203">
      <w:pPr>
        <w:pStyle w:val="a7"/>
        <w:spacing w:line="240" w:lineRule="auto"/>
        <w:ind w:left="709" w:firstLine="0"/>
        <w:jc w:val="left"/>
        <w:rPr>
          <w:rFonts w:cs="Times New Roman"/>
          <w:bCs/>
          <w:szCs w:val="28"/>
        </w:rPr>
      </w:pPr>
      <w:r w:rsidRPr="00E36203">
        <w:rPr>
          <w:rFonts w:cs="Times New Roman"/>
          <w:bCs/>
          <w:szCs w:val="28"/>
        </w:rPr>
        <w:t>&lt;/</w:t>
      </w:r>
      <w:proofErr w:type="spellStart"/>
      <w:r w:rsidRPr="00E36203">
        <w:rPr>
          <w:rFonts w:cs="Times New Roman"/>
          <w:bCs/>
          <w:szCs w:val="28"/>
        </w:rPr>
        <w:t>vitafit</w:t>
      </w:r>
      <w:proofErr w:type="spellEnd"/>
      <w:r w:rsidRPr="00E36203">
        <w:rPr>
          <w:rFonts w:cs="Times New Roman"/>
          <w:bCs/>
          <w:szCs w:val="28"/>
        </w:rPr>
        <w:t>&gt;</w:t>
      </w:r>
    </w:p>
    <w:p w14:paraId="1E4B3985" w14:textId="2A3A6B77" w:rsidR="0091406E" w:rsidRPr="00917B3D" w:rsidRDefault="00AA227C" w:rsidP="00767C64">
      <w:pPr>
        <w:pStyle w:val="1"/>
        <w:ind w:firstLine="709"/>
      </w:pPr>
      <w:r>
        <w:t xml:space="preserve">Приложение Е </w:t>
      </w:r>
      <w:r w:rsidRPr="00A51A4F">
        <w:t xml:space="preserve">Листинг </w:t>
      </w:r>
      <w:r>
        <w:rPr>
          <w:lang w:val="en-US"/>
        </w:rPr>
        <w:t>SVG</w:t>
      </w:r>
    </w:p>
    <w:p w14:paraId="1E3981DC" w14:textId="258AB22D" w:rsidR="00767C64" w:rsidRDefault="00767C64" w:rsidP="0099556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67C64">
        <w:rPr>
          <w:rFonts w:ascii="Times New Roman" w:hAnsi="Times New Roman" w:cs="Times New Roman"/>
          <w:sz w:val="28"/>
          <w:szCs w:val="28"/>
        </w:rPr>
        <w:t>В данном приложении приведён код логотипа сайта.</w:t>
      </w:r>
    </w:p>
    <w:p w14:paraId="7E2A8F89" w14:textId="77777777" w:rsidR="002E0299" w:rsidRDefault="002E0299" w:rsidP="0099556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B90006" w14:textId="77777777" w:rsidR="002E0299" w:rsidRPr="002E0299" w:rsidRDefault="002E0299" w:rsidP="002E0299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E029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E0299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2E0299">
        <w:rPr>
          <w:rFonts w:ascii="Times New Roman" w:hAnsi="Times New Roman" w:cs="Times New Roman"/>
          <w:sz w:val="28"/>
          <w:szCs w:val="28"/>
          <w:lang w:val="en-US"/>
        </w:rPr>
        <w:t xml:space="preserve"> width="24" height="24" </w:t>
      </w:r>
      <w:proofErr w:type="spellStart"/>
      <w:r w:rsidRPr="002E0299">
        <w:rPr>
          <w:rFonts w:ascii="Times New Roman" w:hAnsi="Times New Roman" w:cs="Times New Roman"/>
          <w:sz w:val="28"/>
          <w:szCs w:val="28"/>
          <w:lang w:val="en-US"/>
        </w:rPr>
        <w:t>viewBox</w:t>
      </w:r>
      <w:proofErr w:type="spellEnd"/>
      <w:r w:rsidRPr="002E0299">
        <w:rPr>
          <w:rFonts w:ascii="Times New Roman" w:hAnsi="Times New Roman" w:cs="Times New Roman"/>
          <w:sz w:val="28"/>
          <w:szCs w:val="28"/>
          <w:lang w:val="en-US"/>
        </w:rPr>
        <w:t>="0 0 24 24" fill="none" stroke="#00f2ff" stroke-width="2"&gt;</w:t>
      </w:r>
    </w:p>
    <w:p w14:paraId="3E42E7F5" w14:textId="77777777" w:rsidR="002E0299" w:rsidRPr="002E0299" w:rsidRDefault="002E0299" w:rsidP="002E0299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E0299">
        <w:rPr>
          <w:rFonts w:ascii="Times New Roman" w:hAnsi="Times New Roman" w:cs="Times New Roman"/>
          <w:sz w:val="28"/>
          <w:szCs w:val="28"/>
          <w:lang w:val="en-US"/>
        </w:rPr>
        <w:t xml:space="preserve">    &lt;path d="M20.42 4.58a5 5 0 0 1 0 7.07l-7.07 7.07a1 1 0 0 1-1.42 0L4.86 11.65a5 5 0 1 1 7.07-7.07l.35.35.35-.35a5 5 0 0 1 7.07 0z" /&gt;</w:t>
      </w:r>
    </w:p>
    <w:p w14:paraId="1D13EC72" w14:textId="27C97AF2" w:rsidR="002E0299" w:rsidRPr="002E0299" w:rsidRDefault="002E0299" w:rsidP="002E0299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E0299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E0299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2E0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123EE85" w14:textId="344490D4" w:rsidR="00917B3D" w:rsidRPr="00917B3D" w:rsidRDefault="00917B3D" w:rsidP="00917B3D">
      <w:pPr>
        <w:pStyle w:val="1"/>
        <w:ind w:firstLine="709"/>
      </w:pPr>
      <w:r>
        <w:t xml:space="preserve">Приложение </w:t>
      </w:r>
      <w:r w:rsidR="002A67ED">
        <w:t>Ж</w:t>
      </w:r>
      <w:r>
        <w:t xml:space="preserve"> </w:t>
      </w:r>
      <w:r w:rsidRPr="00A51A4F">
        <w:t>Листинг</w:t>
      </w:r>
      <w:r w:rsidRPr="002F3E8B">
        <w:t xml:space="preserve"> </w:t>
      </w:r>
      <w:r w:rsidRPr="00917B3D">
        <w:rPr>
          <w:lang w:val="en-US"/>
        </w:rPr>
        <w:t>JavaScript</w:t>
      </w:r>
    </w:p>
    <w:p w14:paraId="7E03103B" w14:textId="16BFFCD5" w:rsidR="00114646" w:rsidRDefault="00114646" w:rsidP="00114646">
      <w:pPr>
        <w:pStyle w:val="a7"/>
        <w:spacing w:line="276" w:lineRule="auto"/>
        <w:ind w:left="0" w:firstLine="0"/>
        <w:jc w:val="left"/>
        <w:rPr>
          <w:rFonts w:cs="Times New Roman"/>
          <w:szCs w:val="28"/>
        </w:rPr>
      </w:pPr>
    </w:p>
    <w:p w14:paraId="5E5335A5" w14:textId="77777777" w:rsidR="00373685" w:rsidRDefault="00373685" w:rsidP="00114646">
      <w:pPr>
        <w:pStyle w:val="a7"/>
        <w:spacing w:line="276" w:lineRule="auto"/>
        <w:ind w:left="0" w:firstLine="0"/>
        <w:jc w:val="left"/>
        <w:rPr>
          <w:rFonts w:cs="Times New Roman"/>
          <w:szCs w:val="28"/>
        </w:rPr>
      </w:pPr>
    </w:p>
    <w:p w14:paraId="1557BACD" w14:textId="43F2D611" w:rsidR="00B525CD" w:rsidRPr="00B525CD" w:rsidRDefault="00114646" w:rsidP="00B525CD">
      <w:pPr>
        <w:pStyle w:val="a7"/>
        <w:numPr>
          <w:ilvl w:val="0"/>
          <w:numId w:val="24"/>
        </w:numPr>
        <w:spacing w:line="276" w:lineRule="auto"/>
        <w:ind w:left="0" w:firstLine="709"/>
        <w:jc w:val="left"/>
        <w:rPr>
          <w:rFonts w:cs="Times New Roman"/>
          <w:szCs w:val="28"/>
        </w:rPr>
      </w:pPr>
      <w:r w:rsidRPr="005E6D41">
        <w:rPr>
          <w:rFonts w:cs="Times New Roman"/>
          <w:szCs w:val="28"/>
        </w:rPr>
        <w:t>Листинг Ж.</w:t>
      </w:r>
      <w:r w:rsidRPr="00114646">
        <w:rPr>
          <w:rFonts w:cs="Times New Roman"/>
          <w:szCs w:val="28"/>
        </w:rPr>
        <w:t>3</w:t>
      </w:r>
      <w:r w:rsidRPr="005E6D41">
        <w:rPr>
          <w:rFonts w:cs="Times New Roman"/>
          <w:szCs w:val="28"/>
        </w:rPr>
        <w:t xml:space="preserve"> – Файл </w:t>
      </w:r>
      <w:r w:rsidR="00805B4B">
        <w:rPr>
          <w:rFonts w:cs="Times New Roman"/>
          <w:szCs w:val="28"/>
          <w:lang w:val="en-US"/>
        </w:rPr>
        <w:t>s</w:t>
      </w:r>
      <w:r w:rsidR="004B3DD3">
        <w:rPr>
          <w:rFonts w:cs="Times New Roman"/>
          <w:szCs w:val="28"/>
          <w:lang w:val="en-US"/>
        </w:rPr>
        <w:t>cript</w:t>
      </w:r>
      <w:r w:rsidR="004B3DD3" w:rsidRPr="00F51FA0">
        <w:rPr>
          <w:rFonts w:cs="Times New Roman"/>
          <w:szCs w:val="28"/>
        </w:rPr>
        <w:t>1</w:t>
      </w:r>
      <w:r w:rsidRPr="005E6D41">
        <w:rPr>
          <w:rFonts w:cs="Times New Roman"/>
          <w:szCs w:val="28"/>
        </w:rPr>
        <w:t>.js</w:t>
      </w:r>
      <w:r w:rsidRPr="00114646">
        <w:rPr>
          <w:rFonts w:cs="Times New Roman"/>
          <w:szCs w:val="28"/>
        </w:rPr>
        <w:t xml:space="preserve">: </w:t>
      </w:r>
    </w:p>
    <w:p w14:paraId="0929207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proofErr w:type="spellStart"/>
      <w:proofErr w:type="gramStart"/>
      <w:r w:rsidRPr="00B525CD">
        <w:rPr>
          <w:rFonts w:cs="Times New Roman"/>
          <w:szCs w:val="28"/>
          <w:lang w:val="en-US"/>
        </w:rPr>
        <w:t>window.onload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 = function () {</w:t>
      </w:r>
    </w:p>
    <w:p w14:paraId="09CFDB30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page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document.body</w:t>
      </w:r>
      <w:proofErr w:type="gramEnd"/>
      <w:r w:rsidRPr="00B525CD">
        <w:rPr>
          <w:rFonts w:cs="Times New Roman"/>
          <w:szCs w:val="28"/>
          <w:lang w:val="en-US"/>
        </w:rPr>
        <w:t>.getAttribute</w:t>
      </w:r>
      <w:proofErr w:type="spellEnd"/>
      <w:r w:rsidRPr="00B525CD">
        <w:rPr>
          <w:rFonts w:cs="Times New Roman"/>
          <w:szCs w:val="28"/>
          <w:lang w:val="en-US"/>
        </w:rPr>
        <w:t>('data-page');</w:t>
      </w:r>
    </w:p>
    <w:p w14:paraId="06188560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</w:t>
      </w:r>
      <w:proofErr w:type="spellStart"/>
      <w:r w:rsidRPr="00B525CD">
        <w:rPr>
          <w:rFonts w:cs="Times New Roman"/>
          <w:szCs w:val="28"/>
          <w:lang w:val="en-US"/>
        </w:rPr>
        <w:t>xhr</w:t>
      </w:r>
      <w:proofErr w:type="spellEnd"/>
      <w:r w:rsidRPr="00B525CD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XMLHttpRequest</w:t>
      </w:r>
      <w:proofErr w:type="spellEnd"/>
      <w:r w:rsidRPr="00B525CD">
        <w:rPr>
          <w:rFonts w:cs="Times New Roman"/>
          <w:szCs w:val="28"/>
          <w:lang w:val="en-US"/>
        </w:rPr>
        <w:t>(</w:t>
      </w:r>
      <w:proofErr w:type="gramEnd"/>
      <w:r w:rsidRPr="00B525CD">
        <w:rPr>
          <w:rFonts w:cs="Times New Roman"/>
          <w:szCs w:val="28"/>
          <w:lang w:val="en-US"/>
        </w:rPr>
        <w:t>);</w:t>
      </w:r>
    </w:p>
    <w:p w14:paraId="75C16B8B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1847B221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xhr.open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('GET', 'data.xml', true);</w:t>
      </w:r>
    </w:p>
    <w:p w14:paraId="11894E91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xhr.onreadystatechange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 = function () {</w:t>
      </w:r>
    </w:p>
    <w:p w14:paraId="5B97DB74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xhr.readyState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 == 4 &amp;&amp; (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xhr.status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 == 200 ||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xhr.status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 == 0)) {</w:t>
      </w:r>
    </w:p>
    <w:p w14:paraId="6BCAD59E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    var </w:t>
      </w:r>
      <w:proofErr w:type="spellStart"/>
      <w:r w:rsidRPr="00B525CD">
        <w:rPr>
          <w:rFonts w:cs="Times New Roman"/>
          <w:szCs w:val="28"/>
          <w:lang w:val="en-US"/>
        </w:rPr>
        <w:t>xmlDoc</w:t>
      </w:r>
      <w:proofErr w:type="spellEnd"/>
      <w:r w:rsidRPr="00B525CD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xhr.responseXML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5F71FE7D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B525CD">
        <w:rPr>
          <w:rFonts w:cs="Times New Roman"/>
          <w:szCs w:val="28"/>
          <w:lang w:val="en-US"/>
        </w:rPr>
        <w:t>xmlDoc</w:t>
      </w:r>
      <w:proofErr w:type="spellEnd"/>
      <w:r w:rsidRPr="00B525CD">
        <w:rPr>
          <w:rFonts w:cs="Times New Roman"/>
          <w:szCs w:val="28"/>
          <w:lang w:val="en-US"/>
        </w:rPr>
        <w:t>) {</w:t>
      </w:r>
    </w:p>
    <w:p w14:paraId="333CF76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        if (page == 'index') {</w:t>
      </w:r>
    </w:p>
    <w:p w14:paraId="44ECC74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B525CD">
        <w:rPr>
          <w:rFonts w:cs="Times New Roman"/>
          <w:szCs w:val="28"/>
          <w:lang w:val="en-US"/>
        </w:rPr>
        <w:t>renderHome</w:t>
      </w:r>
      <w:proofErr w:type="spellEnd"/>
      <w:r w:rsidRPr="00B525CD">
        <w:rPr>
          <w:rFonts w:cs="Times New Roman"/>
          <w:szCs w:val="28"/>
          <w:lang w:val="en-US"/>
        </w:rPr>
        <w:t>(</w:t>
      </w:r>
      <w:proofErr w:type="spellStart"/>
      <w:r w:rsidRPr="00B525CD">
        <w:rPr>
          <w:rFonts w:cs="Times New Roman"/>
          <w:szCs w:val="28"/>
          <w:lang w:val="en-US"/>
        </w:rPr>
        <w:t>xmlDoc</w:t>
      </w:r>
      <w:proofErr w:type="spellEnd"/>
      <w:r w:rsidRPr="00B525CD">
        <w:rPr>
          <w:rFonts w:cs="Times New Roman"/>
          <w:szCs w:val="28"/>
          <w:lang w:val="en-US"/>
        </w:rPr>
        <w:t>);</w:t>
      </w:r>
    </w:p>
    <w:p w14:paraId="4AA67903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  <w:lang w:val="en-US"/>
        </w:rPr>
        <w:t xml:space="preserve">                </w:t>
      </w:r>
      <w:r w:rsidRPr="00B525CD">
        <w:rPr>
          <w:rFonts w:cs="Times New Roman"/>
          <w:szCs w:val="28"/>
        </w:rPr>
        <w:t>}</w:t>
      </w:r>
    </w:p>
    <w:p w14:paraId="6F7D5016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 xml:space="preserve">            }</w:t>
      </w:r>
    </w:p>
    <w:p w14:paraId="357660B1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 xml:space="preserve">        }</w:t>
      </w:r>
    </w:p>
    <w:p w14:paraId="19683427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 xml:space="preserve">    };</w:t>
      </w:r>
    </w:p>
    <w:p w14:paraId="4DA58B71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 xml:space="preserve">    </w:t>
      </w:r>
      <w:proofErr w:type="spellStart"/>
      <w:proofErr w:type="gramStart"/>
      <w:r w:rsidRPr="00B525CD">
        <w:rPr>
          <w:rFonts w:cs="Times New Roman"/>
          <w:szCs w:val="28"/>
        </w:rPr>
        <w:t>xhr.send</w:t>
      </w:r>
      <w:proofErr w:type="spellEnd"/>
      <w:proofErr w:type="gramEnd"/>
      <w:r w:rsidRPr="00B525CD">
        <w:rPr>
          <w:rFonts w:cs="Times New Roman"/>
          <w:szCs w:val="28"/>
        </w:rPr>
        <w:t>(</w:t>
      </w:r>
      <w:proofErr w:type="spellStart"/>
      <w:r w:rsidRPr="00B525CD">
        <w:rPr>
          <w:rFonts w:cs="Times New Roman"/>
          <w:szCs w:val="28"/>
        </w:rPr>
        <w:t>null</w:t>
      </w:r>
      <w:proofErr w:type="spellEnd"/>
      <w:r w:rsidRPr="00B525CD">
        <w:rPr>
          <w:rFonts w:cs="Times New Roman"/>
          <w:szCs w:val="28"/>
        </w:rPr>
        <w:t>);</w:t>
      </w:r>
    </w:p>
    <w:p w14:paraId="62E34EA2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>};</w:t>
      </w:r>
    </w:p>
    <w:p w14:paraId="454C7BD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</w:p>
    <w:p w14:paraId="22388D0D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lastRenderedPageBreak/>
        <w:t xml:space="preserve">function </w:t>
      </w:r>
      <w:proofErr w:type="spellStart"/>
      <w:r w:rsidRPr="00B525CD">
        <w:rPr>
          <w:rFonts w:cs="Times New Roman"/>
          <w:szCs w:val="28"/>
          <w:lang w:val="en-US"/>
        </w:rPr>
        <w:t>renderHome</w:t>
      </w:r>
      <w:proofErr w:type="spellEnd"/>
      <w:r w:rsidRPr="00B525CD">
        <w:rPr>
          <w:rFonts w:cs="Times New Roman"/>
          <w:szCs w:val="28"/>
          <w:lang w:val="en-US"/>
        </w:rPr>
        <w:t>(xml) {</w:t>
      </w:r>
    </w:p>
    <w:p w14:paraId="6E87F54D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grid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document.getElementById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('services-container');</w:t>
      </w:r>
    </w:p>
    <w:p w14:paraId="70DA730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</w:t>
      </w:r>
      <w:proofErr w:type="spellStart"/>
      <w:r w:rsidRPr="00B525CD">
        <w:rPr>
          <w:rFonts w:cs="Times New Roman"/>
          <w:szCs w:val="28"/>
          <w:lang w:val="en-US"/>
        </w:rPr>
        <w:t>newsGrid</w:t>
      </w:r>
      <w:proofErr w:type="spellEnd"/>
      <w:r w:rsidRPr="00B525CD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document.getElementById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('news-container');</w:t>
      </w:r>
    </w:p>
    <w:p w14:paraId="077C78BE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4D30BB5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// </w:t>
      </w:r>
      <w:r w:rsidRPr="00B525CD">
        <w:rPr>
          <w:rFonts w:cs="Times New Roman"/>
          <w:szCs w:val="28"/>
        </w:rPr>
        <w:t>Рендер</w:t>
      </w:r>
      <w:r w:rsidRPr="00B525CD">
        <w:rPr>
          <w:rFonts w:cs="Times New Roman"/>
          <w:szCs w:val="28"/>
          <w:lang w:val="en-US"/>
        </w:rPr>
        <w:t xml:space="preserve"> </w:t>
      </w:r>
      <w:r w:rsidRPr="00B525CD">
        <w:rPr>
          <w:rFonts w:cs="Times New Roman"/>
          <w:szCs w:val="28"/>
        </w:rPr>
        <w:t>направлений</w:t>
      </w:r>
    </w:p>
    <w:p w14:paraId="619083F3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sections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xml.getElementsByTagName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('section');</w:t>
      </w:r>
    </w:p>
    <w:p w14:paraId="0022DEB8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for (var </w:t>
      </w:r>
      <w:proofErr w:type="spellStart"/>
      <w:r w:rsidRPr="00B525CD">
        <w:rPr>
          <w:rFonts w:cs="Times New Roman"/>
          <w:szCs w:val="28"/>
          <w:lang w:val="en-US"/>
        </w:rPr>
        <w:t>i</w:t>
      </w:r>
      <w:proofErr w:type="spellEnd"/>
      <w:r w:rsidRPr="00B525CD">
        <w:rPr>
          <w:rFonts w:cs="Times New Roman"/>
          <w:szCs w:val="28"/>
          <w:lang w:val="en-US"/>
        </w:rPr>
        <w:t xml:space="preserve"> = 0; </w:t>
      </w:r>
      <w:proofErr w:type="spellStart"/>
      <w:r w:rsidRPr="00B525CD">
        <w:rPr>
          <w:rFonts w:cs="Times New Roman"/>
          <w:szCs w:val="28"/>
          <w:lang w:val="en-US"/>
        </w:rPr>
        <w:t>i</w:t>
      </w:r>
      <w:proofErr w:type="spellEnd"/>
      <w:r w:rsidRPr="00B525CD">
        <w:rPr>
          <w:rFonts w:cs="Times New Roman"/>
          <w:szCs w:val="28"/>
          <w:lang w:val="en-US"/>
        </w:rPr>
        <w:t xml:space="preserve"> &lt;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sections.length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; </w:t>
      </w:r>
      <w:proofErr w:type="spellStart"/>
      <w:r w:rsidRPr="00B525CD">
        <w:rPr>
          <w:rFonts w:cs="Times New Roman"/>
          <w:szCs w:val="28"/>
          <w:lang w:val="en-US"/>
        </w:rPr>
        <w:t>i</w:t>
      </w:r>
      <w:proofErr w:type="spellEnd"/>
      <w:r w:rsidRPr="00B525CD">
        <w:rPr>
          <w:rFonts w:cs="Times New Roman"/>
          <w:szCs w:val="28"/>
          <w:lang w:val="en-US"/>
        </w:rPr>
        <w:t>++) {</w:t>
      </w:r>
    </w:p>
    <w:p w14:paraId="54C6D95D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title = sections[i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('title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6B8D982E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short = sections[i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('short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32140B4E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</w:t>
      </w:r>
      <w:proofErr w:type="spellStart"/>
      <w:r w:rsidRPr="00B525CD">
        <w:rPr>
          <w:rFonts w:cs="Times New Roman"/>
          <w:szCs w:val="28"/>
          <w:lang w:val="en-US"/>
        </w:rPr>
        <w:t>img</w:t>
      </w:r>
      <w:proofErr w:type="spellEnd"/>
      <w:r w:rsidRPr="00B525CD">
        <w:rPr>
          <w:rFonts w:cs="Times New Roman"/>
          <w:szCs w:val="28"/>
          <w:lang w:val="en-US"/>
        </w:rPr>
        <w:t xml:space="preserve"> = sections[i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('image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46028D12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link = sections[i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('link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6AEACE4B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4CF8FC85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div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document.createElement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('div');</w:t>
      </w:r>
    </w:p>
    <w:p w14:paraId="06FC5C1A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</w:t>
      </w:r>
      <w:proofErr w:type="spellStart"/>
      <w:r w:rsidRPr="00B525CD">
        <w:rPr>
          <w:rFonts w:cs="Times New Roman"/>
          <w:szCs w:val="28"/>
          <w:lang w:val="en-US"/>
        </w:rPr>
        <w:t>div.className</w:t>
      </w:r>
      <w:proofErr w:type="spellEnd"/>
      <w:r w:rsidRPr="00B525CD">
        <w:rPr>
          <w:rFonts w:cs="Times New Roman"/>
          <w:szCs w:val="28"/>
          <w:lang w:val="en-US"/>
        </w:rPr>
        <w:t xml:space="preserve"> = 'card';</w:t>
      </w:r>
    </w:p>
    <w:p w14:paraId="1A66067F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</w:t>
      </w:r>
      <w:proofErr w:type="spellStart"/>
      <w:r w:rsidRPr="00B525CD">
        <w:rPr>
          <w:rFonts w:cs="Times New Roman"/>
          <w:szCs w:val="28"/>
          <w:lang w:val="en-US"/>
        </w:rPr>
        <w:t>div.innerHTML</w:t>
      </w:r>
      <w:proofErr w:type="spellEnd"/>
      <w:r w:rsidRPr="00B525CD">
        <w:rPr>
          <w:rFonts w:cs="Times New Roman"/>
          <w:szCs w:val="28"/>
          <w:lang w:val="en-US"/>
        </w:rPr>
        <w:t xml:space="preserve"> = '&lt;div class="card__</w:t>
      </w:r>
      <w:proofErr w:type="spellStart"/>
      <w:r w:rsidRPr="00B525CD">
        <w:rPr>
          <w:rFonts w:cs="Times New Roman"/>
          <w:szCs w:val="28"/>
          <w:lang w:val="en-US"/>
        </w:rPr>
        <w:t>img</w:t>
      </w:r>
      <w:proofErr w:type="spellEnd"/>
      <w:r w:rsidRPr="00B525CD">
        <w:rPr>
          <w:rFonts w:cs="Times New Roman"/>
          <w:szCs w:val="28"/>
          <w:lang w:val="en-US"/>
        </w:rPr>
        <w:t xml:space="preserve">" style="background-image: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url</w:t>
      </w:r>
      <w:proofErr w:type="spellEnd"/>
      <w:r w:rsidRPr="00B525CD">
        <w:rPr>
          <w:rFonts w:cs="Times New Roman"/>
          <w:szCs w:val="28"/>
          <w:lang w:val="en-US"/>
        </w:rPr>
        <w:t>(</w:t>
      </w:r>
      <w:proofErr w:type="gramEnd"/>
      <w:r w:rsidRPr="00B525CD">
        <w:rPr>
          <w:rFonts w:cs="Times New Roman"/>
          <w:szCs w:val="28"/>
          <w:lang w:val="en-US"/>
        </w:rPr>
        <w:t xml:space="preserve">' + </w:t>
      </w:r>
      <w:proofErr w:type="spellStart"/>
      <w:r w:rsidRPr="00B525CD">
        <w:rPr>
          <w:rFonts w:cs="Times New Roman"/>
          <w:szCs w:val="28"/>
          <w:lang w:val="en-US"/>
        </w:rPr>
        <w:t>img</w:t>
      </w:r>
      <w:proofErr w:type="spellEnd"/>
      <w:r w:rsidRPr="00B525CD">
        <w:rPr>
          <w:rFonts w:cs="Times New Roman"/>
          <w:szCs w:val="28"/>
          <w:lang w:val="en-US"/>
        </w:rPr>
        <w:t xml:space="preserve"> + ')"&gt;&lt;/div&gt;' +</w:t>
      </w:r>
    </w:p>
    <w:p w14:paraId="571400B0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    '&lt;div class="</w:t>
      </w:r>
      <w:proofErr w:type="spellStart"/>
      <w:r w:rsidRPr="00B525CD">
        <w:rPr>
          <w:rFonts w:cs="Times New Roman"/>
          <w:szCs w:val="28"/>
          <w:lang w:val="en-US"/>
        </w:rPr>
        <w:t>card__info</w:t>
      </w:r>
      <w:proofErr w:type="spellEnd"/>
      <w:r w:rsidRPr="00B525CD">
        <w:rPr>
          <w:rFonts w:cs="Times New Roman"/>
          <w:szCs w:val="28"/>
          <w:lang w:val="en-US"/>
        </w:rPr>
        <w:t>"&gt;&lt;h3&gt;' + title + '&lt;/h3&gt;&lt;p&gt;' + short + '&lt;/p&gt;&lt;/div&gt;';</w:t>
      </w:r>
    </w:p>
    <w:p w14:paraId="356B55E0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71CA4877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</w:t>
      </w:r>
      <w:proofErr w:type="spellStart"/>
      <w:r w:rsidRPr="00B525CD">
        <w:rPr>
          <w:rFonts w:cs="Times New Roman"/>
          <w:szCs w:val="28"/>
          <w:lang w:val="en-US"/>
        </w:rPr>
        <w:t>div.onclick</w:t>
      </w:r>
      <w:proofErr w:type="spellEnd"/>
      <w:r w:rsidRPr="00B525CD">
        <w:rPr>
          <w:rFonts w:cs="Times New Roman"/>
          <w:szCs w:val="28"/>
          <w:lang w:val="en-US"/>
        </w:rPr>
        <w:t xml:space="preserve"> = </w:t>
      </w:r>
      <w:proofErr w:type="spellStart"/>
      <w:r w:rsidRPr="00B525CD">
        <w:rPr>
          <w:rFonts w:cs="Times New Roman"/>
          <w:szCs w:val="28"/>
          <w:lang w:val="en-US"/>
        </w:rPr>
        <w:t>createClickHandler</w:t>
      </w:r>
      <w:proofErr w:type="spellEnd"/>
      <w:r w:rsidRPr="00B525CD">
        <w:rPr>
          <w:rFonts w:cs="Times New Roman"/>
          <w:szCs w:val="28"/>
          <w:lang w:val="en-US"/>
        </w:rPr>
        <w:t>(link);</w:t>
      </w:r>
    </w:p>
    <w:p w14:paraId="784AF21E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if (grid)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grid.appendChild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(div);</w:t>
      </w:r>
    </w:p>
    <w:p w14:paraId="6E375086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}</w:t>
      </w:r>
    </w:p>
    <w:p w14:paraId="5B19069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6A1F7818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// </w:t>
      </w:r>
      <w:r w:rsidRPr="00B525CD">
        <w:rPr>
          <w:rFonts w:cs="Times New Roman"/>
          <w:szCs w:val="28"/>
        </w:rPr>
        <w:t>Рендер</w:t>
      </w:r>
      <w:r w:rsidRPr="00B525CD">
        <w:rPr>
          <w:rFonts w:cs="Times New Roman"/>
          <w:szCs w:val="28"/>
          <w:lang w:val="en-US"/>
        </w:rPr>
        <w:t xml:space="preserve"> </w:t>
      </w:r>
      <w:r w:rsidRPr="00B525CD">
        <w:rPr>
          <w:rFonts w:cs="Times New Roman"/>
          <w:szCs w:val="28"/>
        </w:rPr>
        <w:t>новостей</w:t>
      </w:r>
    </w:p>
    <w:p w14:paraId="544F205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var items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xml.getElementsByTagName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('item');</w:t>
      </w:r>
    </w:p>
    <w:p w14:paraId="7A995BFC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for (var j = 0; j &lt;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items.length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 xml:space="preserve">; </w:t>
      </w:r>
      <w:proofErr w:type="spellStart"/>
      <w:r w:rsidRPr="00B525CD">
        <w:rPr>
          <w:rFonts w:cs="Times New Roman"/>
          <w:szCs w:val="28"/>
          <w:lang w:val="en-US"/>
        </w:rPr>
        <w:t>j++</w:t>
      </w:r>
      <w:proofErr w:type="spellEnd"/>
      <w:r w:rsidRPr="00B525CD">
        <w:rPr>
          <w:rFonts w:cs="Times New Roman"/>
          <w:szCs w:val="28"/>
          <w:lang w:val="en-US"/>
        </w:rPr>
        <w:t>) {</w:t>
      </w:r>
    </w:p>
    <w:p w14:paraId="686AC855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date = items[j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('date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63945365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</w:t>
      </w:r>
      <w:proofErr w:type="spellStart"/>
      <w:r w:rsidRPr="00B525CD">
        <w:rPr>
          <w:rFonts w:cs="Times New Roman"/>
          <w:szCs w:val="28"/>
          <w:lang w:val="en-US"/>
        </w:rPr>
        <w:t>nTitle</w:t>
      </w:r>
      <w:proofErr w:type="spellEnd"/>
      <w:r w:rsidRPr="00B525CD">
        <w:rPr>
          <w:rFonts w:cs="Times New Roman"/>
          <w:szCs w:val="28"/>
          <w:lang w:val="en-US"/>
        </w:rPr>
        <w:t xml:space="preserve"> = items[j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('title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4C5046D2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text = items[j</w:t>
      </w:r>
      <w:proofErr w:type="gramStart"/>
      <w:r w:rsidRPr="00B525CD">
        <w:rPr>
          <w:rFonts w:cs="Times New Roman"/>
          <w:szCs w:val="28"/>
          <w:lang w:val="en-US"/>
        </w:rPr>
        <w:t>].getElementsByTagName</w:t>
      </w:r>
      <w:proofErr w:type="gramEnd"/>
      <w:r w:rsidRPr="00B525CD">
        <w:rPr>
          <w:rFonts w:cs="Times New Roman"/>
          <w:szCs w:val="28"/>
          <w:lang w:val="en-US"/>
        </w:rPr>
        <w:t>('text</w:t>
      </w:r>
      <w:proofErr w:type="gramStart"/>
      <w:r w:rsidRPr="00B525CD">
        <w:rPr>
          <w:rFonts w:cs="Times New Roman"/>
          <w:szCs w:val="28"/>
          <w:lang w:val="en-US"/>
        </w:rPr>
        <w:t>')[</w:t>
      </w:r>
      <w:proofErr w:type="gramEnd"/>
      <w:r w:rsidRPr="00B525CD">
        <w:rPr>
          <w:rFonts w:cs="Times New Roman"/>
          <w:szCs w:val="28"/>
          <w:lang w:val="en-US"/>
        </w:rPr>
        <w:t>0</w:t>
      </w:r>
      <w:proofErr w:type="gramStart"/>
      <w:r w:rsidRPr="00B525CD">
        <w:rPr>
          <w:rFonts w:cs="Times New Roman"/>
          <w:szCs w:val="28"/>
          <w:lang w:val="en-US"/>
        </w:rPr>
        <w:t>].childNodes</w:t>
      </w:r>
      <w:proofErr w:type="gramEnd"/>
      <w:r w:rsidRPr="00B525CD">
        <w:rPr>
          <w:rFonts w:cs="Times New Roman"/>
          <w:szCs w:val="28"/>
          <w:lang w:val="en-US"/>
        </w:rPr>
        <w:t>[0</w:t>
      </w:r>
      <w:proofErr w:type="gramStart"/>
      <w:r w:rsidRPr="00B525CD">
        <w:rPr>
          <w:rFonts w:cs="Times New Roman"/>
          <w:szCs w:val="28"/>
          <w:lang w:val="en-US"/>
        </w:rPr>
        <w:t>].nodeValue</w:t>
      </w:r>
      <w:proofErr w:type="gramEnd"/>
      <w:r w:rsidRPr="00B525CD">
        <w:rPr>
          <w:rFonts w:cs="Times New Roman"/>
          <w:szCs w:val="28"/>
          <w:lang w:val="en-US"/>
        </w:rPr>
        <w:t>;</w:t>
      </w:r>
    </w:p>
    <w:p w14:paraId="3EB9CD2A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7900AD27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var </w:t>
      </w:r>
      <w:proofErr w:type="spellStart"/>
      <w:r w:rsidRPr="00B525CD">
        <w:rPr>
          <w:rFonts w:cs="Times New Roman"/>
          <w:szCs w:val="28"/>
          <w:lang w:val="en-US"/>
        </w:rPr>
        <w:t>nDiv</w:t>
      </w:r>
      <w:proofErr w:type="spellEnd"/>
      <w:r w:rsidRPr="00B525CD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B525CD">
        <w:rPr>
          <w:rFonts w:cs="Times New Roman"/>
          <w:szCs w:val="28"/>
          <w:lang w:val="en-US"/>
        </w:rPr>
        <w:t>document.createElement</w:t>
      </w:r>
      <w:proofErr w:type="spellEnd"/>
      <w:proofErr w:type="gramEnd"/>
      <w:r w:rsidRPr="00B525CD">
        <w:rPr>
          <w:rFonts w:cs="Times New Roman"/>
          <w:szCs w:val="28"/>
          <w:lang w:val="en-US"/>
        </w:rPr>
        <w:t>('div');</w:t>
      </w:r>
    </w:p>
    <w:p w14:paraId="29FFBCC3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</w:t>
      </w:r>
      <w:proofErr w:type="spellStart"/>
      <w:r w:rsidRPr="00B525CD">
        <w:rPr>
          <w:rFonts w:cs="Times New Roman"/>
          <w:szCs w:val="28"/>
          <w:lang w:val="en-US"/>
        </w:rPr>
        <w:t>nDiv.className</w:t>
      </w:r>
      <w:proofErr w:type="spellEnd"/>
      <w:r w:rsidRPr="00B525CD">
        <w:rPr>
          <w:rFonts w:cs="Times New Roman"/>
          <w:szCs w:val="28"/>
          <w:lang w:val="en-US"/>
        </w:rPr>
        <w:t xml:space="preserve"> = 'card';</w:t>
      </w:r>
    </w:p>
    <w:p w14:paraId="52F9479A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B525CD">
        <w:rPr>
          <w:rFonts w:cs="Times New Roman"/>
          <w:szCs w:val="28"/>
          <w:lang w:val="en-US"/>
        </w:rPr>
        <w:t>nDiv.innerHTML</w:t>
      </w:r>
      <w:proofErr w:type="spellEnd"/>
      <w:r w:rsidRPr="00B525CD">
        <w:rPr>
          <w:rFonts w:cs="Times New Roman"/>
          <w:szCs w:val="28"/>
          <w:lang w:val="en-US"/>
        </w:rPr>
        <w:t xml:space="preserve"> = '&lt;div class="</w:t>
      </w:r>
      <w:proofErr w:type="spellStart"/>
      <w:r w:rsidRPr="00B525CD">
        <w:rPr>
          <w:rFonts w:cs="Times New Roman"/>
          <w:szCs w:val="28"/>
          <w:lang w:val="en-US"/>
        </w:rPr>
        <w:t>card__info</w:t>
      </w:r>
      <w:proofErr w:type="spellEnd"/>
      <w:r w:rsidRPr="00B525CD">
        <w:rPr>
          <w:rFonts w:cs="Times New Roman"/>
          <w:szCs w:val="28"/>
          <w:lang w:val="en-US"/>
        </w:rPr>
        <w:t xml:space="preserve">"&gt;&lt;small&gt;' + date + '&lt;/small&gt;&lt;h4&gt;' + </w:t>
      </w:r>
      <w:proofErr w:type="spellStart"/>
      <w:r w:rsidRPr="00B525CD">
        <w:rPr>
          <w:rFonts w:cs="Times New Roman"/>
          <w:szCs w:val="28"/>
          <w:lang w:val="en-US"/>
        </w:rPr>
        <w:t>nTitle</w:t>
      </w:r>
      <w:proofErr w:type="spellEnd"/>
      <w:r w:rsidRPr="00B525CD">
        <w:rPr>
          <w:rFonts w:cs="Times New Roman"/>
          <w:szCs w:val="28"/>
          <w:lang w:val="en-US"/>
        </w:rPr>
        <w:t xml:space="preserve"> + '&lt;/h4&gt;&lt;p&gt;' + text + '&lt;/p&gt;&lt;/div&gt;';</w:t>
      </w:r>
    </w:p>
    <w:p w14:paraId="403CB2B7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    if (</w:t>
      </w:r>
      <w:proofErr w:type="spellStart"/>
      <w:r w:rsidRPr="00B525CD">
        <w:rPr>
          <w:rFonts w:cs="Times New Roman"/>
          <w:szCs w:val="28"/>
          <w:lang w:val="en-US"/>
        </w:rPr>
        <w:t>newsGrid</w:t>
      </w:r>
      <w:proofErr w:type="spellEnd"/>
      <w:r w:rsidRPr="00B525CD">
        <w:rPr>
          <w:rFonts w:cs="Times New Roman"/>
          <w:szCs w:val="28"/>
          <w:lang w:val="en-US"/>
        </w:rPr>
        <w:t xml:space="preserve">) </w:t>
      </w:r>
      <w:proofErr w:type="spellStart"/>
      <w:r w:rsidRPr="00B525CD">
        <w:rPr>
          <w:rFonts w:cs="Times New Roman"/>
          <w:szCs w:val="28"/>
          <w:lang w:val="en-US"/>
        </w:rPr>
        <w:t>newsGrid.appendChild</w:t>
      </w:r>
      <w:proofErr w:type="spellEnd"/>
      <w:r w:rsidRPr="00B525CD">
        <w:rPr>
          <w:rFonts w:cs="Times New Roman"/>
          <w:szCs w:val="28"/>
          <w:lang w:val="en-US"/>
        </w:rPr>
        <w:t>(</w:t>
      </w:r>
      <w:proofErr w:type="spellStart"/>
      <w:r w:rsidRPr="00B525CD">
        <w:rPr>
          <w:rFonts w:cs="Times New Roman"/>
          <w:szCs w:val="28"/>
          <w:lang w:val="en-US"/>
        </w:rPr>
        <w:t>nDiv</w:t>
      </w:r>
      <w:proofErr w:type="spellEnd"/>
      <w:r w:rsidRPr="00B525CD">
        <w:rPr>
          <w:rFonts w:cs="Times New Roman"/>
          <w:szCs w:val="28"/>
          <w:lang w:val="en-US"/>
        </w:rPr>
        <w:t>);</w:t>
      </w:r>
    </w:p>
    <w:p w14:paraId="73A0F32A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}</w:t>
      </w:r>
    </w:p>
    <w:p w14:paraId="009D868D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>}</w:t>
      </w:r>
    </w:p>
    <w:p w14:paraId="363F7F1A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</w:p>
    <w:p w14:paraId="3CFBE4E9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function </w:t>
      </w:r>
      <w:proofErr w:type="spellStart"/>
      <w:r w:rsidRPr="00B525CD">
        <w:rPr>
          <w:rFonts w:cs="Times New Roman"/>
          <w:szCs w:val="28"/>
          <w:lang w:val="en-US"/>
        </w:rPr>
        <w:t>createClickHandler</w:t>
      </w:r>
      <w:proofErr w:type="spellEnd"/>
      <w:r w:rsidRPr="00B525CD">
        <w:rPr>
          <w:rFonts w:cs="Times New Roman"/>
          <w:szCs w:val="28"/>
          <w:lang w:val="en-US"/>
        </w:rPr>
        <w:t>(</w:t>
      </w:r>
      <w:proofErr w:type="spellStart"/>
      <w:r w:rsidRPr="00B525CD">
        <w:rPr>
          <w:rFonts w:cs="Times New Roman"/>
          <w:szCs w:val="28"/>
          <w:lang w:val="en-US"/>
        </w:rPr>
        <w:t>url</w:t>
      </w:r>
      <w:proofErr w:type="spellEnd"/>
      <w:r w:rsidRPr="00B525CD">
        <w:rPr>
          <w:rFonts w:cs="Times New Roman"/>
          <w:szCs w:val="28"/>
          <w:lang w:val="en-US"/>
        </w:rPr>
        <w:t>) {</w:t>
      </w:r>
    </w:p>
    <w:p w14:paraId="26898322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  <w:lang w:val="en-US"/>
        </w:rPr>
      </w:pPr>
      <w:r w:rsidRPr="00B525CD">
        <w:rPr>
          <w:rFonts w:cs="Times New Roman"/>
          <w:szCs w:val="28"/>
          <w:lang w:val="en-US"/>
        </w:rPr>
        <w:t xml:space="preserve">    return function () {</w:t>
      </w:r>
    </w:p>
    <w:p w14:paraId="04786395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B525CD">
        <w:rPr>
          <w:rFonts w:cs="Times New Roman"/>
          <w:szCs w:val="28"/>
        </w:rPr>
        <w:t>window.location</w:t>
      </w:r>
      <w:proofErr w:type="gramEnd"/>
      <w:r w:rsidRPr="00B525CD">
        <w:rPr>
          <w:rFonts w:cs="Times New Roman"/>
          <w:szCs w:val="28"/>
        </w:rPr>
        <w:t>.href</w:t>
      </w:r>
      <w:proofErr w:type="spellEnd"/>
      <w:r w:rsidRPr="00B525CD">
        <w:rPr>
          <w:rFonts w:cs="Times New Roman"/>
          <w:szCs w:val="28"/>
        </w:rPr>
        <w:t xml:space="preserve"> = </w:t>
      </w:r>
      <w:proofErr w:type="spellStart"/>
      <w:r w:rsidRPr="00B525CD">
        <w:rPr>
          <w:rFonts w:cs="Times New Roman"/>
          <w:szCs w:val="28"/>
        </w:rPr>
        <w:t>url</w:t>
      </w:r>
      <w:proofErr w:type="spellEnd"/>
      <w:r w:rsidRPr="00B525CD">
        <w:rPr>
          <w:rFonts w:cs="Times New Roman"/>
          <w:szCs w:val="28"/>
        </w:rPr>
        <w:t>;</w:t>
      </w:r>
    </w:p>
    <w:p w14:paraId="1990EF66" w14:textId="77777777" w:rsidR="00B525CD" w:rsidRPr="00B525CD" w:rsidRDefault="00B525CD" w:rsidP="00B525CD">
      <w:pPr>
        <w:pStyle w:val="a7"/>
        <w:spacing w:line="276" w:lineRule="auto"/>
        <w:ind w:left="709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 xml:space="preserve">    };</w:t>
      </w:r>
    </w:p>
    <w:p w14:paraId="04D8FA79" w14:textId="683CCC3B" w:rsidR="00B525CD" w:rsidRPr="00B525CD" w:rsidRDefault="00B525CD" w:rsidP="00B525CD">
      <w:pPr>
        <w:pStyle w:val="a7"/>
        <w:spacing w:line="276" w:lineRule="auto"/>
        <w:ind w:left="709" w:firstLine="0"/>
        <w:jc w:val="left"/>
        <w:rPr>
          <w:rFonts w:cs="Times New Roman"/>
          <w:szCs w:val="28"/>
        </w:rPr>
      </w:pPr>
      <w:r w:rsidRPr="00B525CD">
        <w:rPr>
          <w:rFonts w:cs="Times New Roman"/>
          <w:szCs w:val="28"/>
        </w:rPr>
        <w:t>}</w:t>
      </w:r>
    </w:p>
    <w:sectPr w:rsidR="00B525CD" w:rsidRPr="00B525CD" w:rsidSect="00B33803">
      <w:headerReference w:type="default" r:id="rId22"/>
      <w:headerReference w:type="first" r:id="rId23"/>
      <w:footerReference w:type="first" r:id="rId24"/>
      <w:pgSz w:w="11906" w:h="16838"/>
      <w:pgMar w:top="1134" w:right="567" w:bottom="851" w:left="1304" w:header="567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3C58" w14:textId="77777777" w:rsidR="00D57F7F" w:rsidRDefault="00D57F7F">
      <w:pPr>
        <w:spacing w:after="0" w:line="240" w:lineRule="auto"/>
      </w:pPr>
      <w:r>
        <w:separator/>
      </w:r>
    </w:p>
  </w:endnote>
  <w:endnote w:type="continuationSeparator" w:id="0">
    <w:p w14:paraId="5783D146" w14:textId="77777777" w:rsidR="00D57F7F" w:rsidRDefault="00D5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F821" w14:textId="7218BDB4" w:rsidR="001121AE" w:rsidRPr="001121AE" w:rsidRDefault="001121AE">
    <w:pPr>
      <w:pStyle w:val="ad"/>
      <w:rPr>
        <w:rFonts w:ascii="Times New Roman" w:hAnsi="Times New Roman" w:cs="Times New Roman"/>
        <w:sz w:val="28"/>
        <w:szCs w:val="28"/>
      </w:rPr>
    </w:pPr>
  </w:p>
  <w:p w14:paraId="4BE3962E" w14:textId="77777777" w:rsidR="001121AE" w:rsidRDefault="001121A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1AC5" w14:textId="3B7B2E4E" w:rsidR="001121AE" w:rsidRPr="001121AE" w:rsidRDefault="002B55D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870BA4">
      <w:rPr>
        <w:rFonts w:ascii="Times New Roman" w:hAnsi="Times New Roman" w:cs="Times New Roman"/>
        <w:sz w:val="28"/>
        <w:szCs w:val="28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BCC4" w14:textId="37F37A1A" w:rsidR="006A1098" w:rsidRPr="001121AE" w:rsidRDefault="006A109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064D" w14:textId="77777777" w:rsidR="00D57F7F" w:rsidRDefault="00D57F7F">
      <w:pPr>
        <w:spacing w:after="0" w:line="240" w:lineRule="auto"/>
      </w:pPr>
      <w:r>
        <w:separator/>
      </w:r>
    </w:p>
  </w:footnote>
  <w:footnote w:type="continuationSeparator" w:id="0">
    <w:p w14:paraId="74AF82FE" w14:textId="77777777" w:rsidR="00D57F7F" w:rsidRDefault="00D57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7F42" w14:textId="710A4F79" w:rsidR="00DB123C" w:rsidRDefault="00DB123C">
    <w:pPr>
      <w:pStyle w:val="a3"/>
      <w:jc w:val="right"/>
    </w:pPr>
  </w:p>
  <w:p w14:paraId="06456332" w14:textId="77777777" w:rsidR="00DB123C" w:rsidRDefault="00DB123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4BAE" w14:textId="3563AF54" w:rsidR="00DB123C" w:rsidRDefault="00DB123C" w:rsidP="006A1098">
    <w:pPr>
      <w:pStyle w:val="a3"/>
    </w:pPr>
  </w:p>
  <w:p w14:paraId="5FD9E836" w14:textId="77777777" w:rsidR="00DB123C" w:rsidRDefault="00DB123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90176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BCDAED" w14:textId="593F3F89" w:rsidR="006A1098" w:rsidRPr="00373DA5" w:rsidRDefault="006A1098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73D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73D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73D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73DA5">
          <w:rPr>
            <w:rFonts w:ascii="Times New Roman" w:hAnsi="Times New Roman" w:cs="Times New Roman"/>
            <w:sz w:val="24"/>
            <w:szCs w:val="24"/>
          </w:rPr>
          <w:t>2</w:t>
        </w:r>
        <w:r w:rsidRPr="00373D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BC0AE4F" w14:textId="77777777" w:rsidR="006A1098" w:rsidRPr="00373DA5" w:rsidRDefault="006A1098">
    <w:pPr>
      <w:pStyle w:val="a3"/>
      <w:rPr>
        <w:rFonts w:ascii="Times New Roman" w:hAnsi="Times New Roman"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12650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806CD3" w14:textId="66A76967" w:rsidR="006A1098" w:rsidRPr="00373DA5" w:rsidRDefault="006A1098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73D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73D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73D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73DA5">
          <w:rPr>
            <w:rFonts w:ascii="Times New Roman" w:hAnsi="Times New Roman" w:cs="Times New Roman"/>
            <w:sz w:val="24"/>
            <w:szCs w:val="24"/>
          </w:rPr>
          <w:t>2</w:t>
        </w:r>
        <w:r w:rsidRPr="00373D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94EE896" w14:textId="77777777" w:rsidR="006A1098" w:rsidRPr="00373DA5" w:rsidRDefault="006A1098">
    <w:pPr>
      <w:pStyle w:val="a3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C34"/>
    <w:multiLevelType w:val="multilevel"/>
    <w:tmpl w:val="5B4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324EE"/>
    <w:multiLevelType w:val="hybridMultilevel"/>
    <w:tmpl w:val="7C52B48C"/>
    <w:lvl w:ilvl="0" w:tplc="FDDC6774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3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5A82C88"/>
    <w:multiLevelType w:val="hybridMultilevel"/>
    <w:tmpl w:val="E7F2E6F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103ACE"/>
    <w:multiLevelType w:val="hybridMultilevel"/>
    <w:tmpl w:val="D9063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B19D7"/>
    <w:multiLevelType w:val="multilevel"/>
    <w:tmpl w:val="FCE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923AD0"/>
    <w:multiLevelType w:val="multilevel"/>
    <w:tmpl w:val="029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EC5776"/>
    <w:multiLevelType w:val="hybridMultilevel"/>
    <w:tmpl w:val="3844D124"/>
    <w:lvl w:ilvl="0" w:tplc="21008692">
      <w:numFmt w:val="bullet"/>
      <w:lvlText w:val=""/>
      <w:lvlJc w:val="left"/>
      <w:pPr>
        <w:ind w:left="1069" w:hanging="360"/>
      </w:pPr>
      <w:rPr>
        <w:rFonts w:ascii="Wingdings" w:eastAsiaTheme="minorHAnsi" w:hAnsi="Wingdings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291066D"/>
    <w:multiLevelType w:val="hybridMultilevel"/>
    <w:tmpl w:val="A0845872"/>
    <w:lvl w:ilvl="0" w:tplc="BE5674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0513B8"/>
    <w:multiLevelType w:val="multilevel"/>
    <w:tmpl w:val="D41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84987"/>
    <w:multiLevelType w:val="multilevel"/>
    <w:tmpl w:val="133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E23B6"/>
    <w:multiLevelType w:val="multilevel"/>
    <w:tmpl w:val="524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14" w15:restartNumberingAfterBreak="0">
    <w:nsid w:val="27E37312"/>
    <w:multiLevelType w:val="multilevel"/>
    <w:tmpl w:val="A20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F04A4C"/>
    <w:multiLevelType w:val="hybridMultilevel"/>
    <w:tmpl w:val="E0908A36"/>
    <w:lvl w:ilvl="0" w:tplc="AE36EE8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437333D"/>
    <w:multiLevelType w:val="multilevel"/>
    <w:tmpl w:val="D78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0E52DD"/>
    <w:multiLevelType w:val="multilevel"/>
    <w:tmpl w:val="5F3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52F75"/>
    <w:multiLevelType w:val="hybridMultilevel"/>
    <w:tmpl w:val="2B220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845A7"/>
    <w:multiLevelType w:val="multilevel"/>
    <w:tmpl w:val="D5C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4290E"/>
    <w:multiLevelType w:val="multilevel"/>
    <w:tmpl w:val="4C8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27" w15:restartNumberingAfterBreak="0">
    <w:nsid w:val="503721DC"/>
    <w:multiLevelType w:val="multilevel"/>
    <w:tmpl w:val="5E08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747BD"/>
    <w:multiLevelType w:val="hybridMultilevel"/>
    <w:tmpl w:val="3A86A7FA"/>
    <w:lvl w:ilvl="0" w:tplc="0C00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57006FE3"/>
    <w:multiLevelType w:val="multilevel"/>
    <w:tmpl w:val="5F3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1" w15:restartNumberingAfterBreak="0">
    <w:nsid w:val="5A617BE8"/>
    <w:multiLevelType w:val="hybridMultilevel"/>
    <w:tmpl w:val="A2FAE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B460B7"/>
    <w:multiLevelType w:val="hybridMultilevel"/>
    <w:tmpl w:val="160E9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F82DAB"/>
    <w:multiLevelType w:val="multilevel"/>
    <w:tmpl w:val="6DB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98639F"/>
    <w:multiLevelType w:val="hybridMultilevel"/>
    <w:tmpl w:val="0A50E006"/>
    <w:lvl w:ilvl="0" w:tplc="DD6C24CA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36" w15:restartNumberingAfterBreak="0">
    <w:nsid w:val="697902A4"/>
    <w:multiLevelType w:val="multilevel"/>
    <w:tmpl w:val="FC26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067D52"/>
    <w:multiLevelType w:val="hybridMultilevel"/>
    <w:tmpl w:val="C8B43E5E"/>
    <w:lvl w:ilvl="0" w:tplc="34643BA0">
      <w:numFmt w:val="bullet"/>
      <w:lvlText w:val="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CE109FD"/>
    <w:multiLevelType w:val="hybridMultilevel"/>
    <w:tmpl w:val="B0040AD6"/>
    <w:lvl w:ilvl="0" w:tplc="6714F0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F635B86"/>
    <w:multiLevelType w:val="hybridMultilevel"/>
    <w:tmpl w:val="DC2E8D90"/>
    <w:lvl w:ilvl="0" w:tplc="BA04D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F9A1DD4"/>
    <w:multiLevelType w:val="hybridMultilevel"/>
    <w:tmpl w:val="1F0C6C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83322">
    <w:abstractNumId w:val="2"/>
  </w:num>
  <w:num w:numId="2" w16cid:durableId="393626412">
    <w:abstractNumId w:val="19"/>
  </w:num>
  <w:num w:numId="3" w16cid:durableId="1792700924">
    <w:abstractNumId w:val="13"/>
  </w:num>
  <w:num w:numId="4" w16cid:durableId="1155562467">
    <w:abstractNumId w:val="26"/>
  </w:num>
  <w:num w:numId="5" w16cid:durableId="1665012187">
    <w:abstractNumId w:val="3"/>
  </w:num>
  <w:num w:numId="6" w16cid:durableId="2094739784">
    <w:abstractNumId w:val="20"/>
  </w:num>
  <w:num w:numId="7" w16cid:durableId="1749494375">
    <w:abstractNumId w:val="16"/>
  </w:num>
  <w:num w:numId="8" w16cid:durableId="1751543609">
    <w:abstractNumId w:val="33"/>
  </w:num>
  <w:num w:numId="9" w16cid:durableId="608005284">
    <w:abstractNumId w:val="17"/>
  </w:num>
  <w:num w:numId="10" w16cid:durableId="1712880309">
    <w:abstractNumId w:val="18"/>
  </w:num>
  <w:num w:numId="11" w16cid:durableId="740522777">
    <w:abstractNumId w:val="30"/>
  </w:num>
  <w:num w:numId="12" w16cid:durableId="1016032123">
    <w:abstractNumId w:val="23"/>
  </w:num>
  <w:num w:numId="13" w16cid:durableId="1004435628">
    <w:abstractNumId w:val="5"/>
  </w:num>
  <w:num w:numId="14" w16cid:durableId="41443320">
    <w:abstractNumId w:val="9"/>
  </w:num>
  <w:num w:numId="15" w16cid:durableId="29841159">
    <w:abstractNumId w:val="38"/>
  </w:num>
  <w:num w:numId="16" w16cid:durableId="667446133">
    <w:abstractNumId w:val="39"/>
  </w:num>
  <w:num w:numId="17" w16cid:durableId="577204438">
    <w:abstractNumId w:val="35"/>
  </w:num>
  <w:num w:numId="18" w16cid:durableId="1692293067">
    <w:abstractNumId w:val="32"/>
  </w:num>
  <w:num w:numId="19" w16cid:durableId="901256730">
    <w:abstractNumId w:val="15"/>
  </w:num>
  <w:num w:numId="20" w16cid:durableId="306322665">
    <w:abstractNumId w:val="1"/>
  </w:num>
  <w:num w:numId="21" w16cid:durableId="1424032690">
    <w:abstractNumId w:val="37"/>
  </w:num>
  <w:num w:numId="22" w16cid:durableId="664479550">
    <w:abstractNumId w:val="31"/>
  </w:num>
  <w:num w:numId="23" w16cid:durableId="2039504097">
    <w:abstractNumId w:val="8"/>
  </w:num>
  <w:num w:numId="24" w16cid:durableId="1790394374">
    <w:abstractNumId w:val="4"/>
  </w:num>
  <w:num w:numId="25" w16cid:durableId="1477064904">
    <w:abstractNumId w:val="36"/>
  </w:num>
  <w:num w:numId="26" w16cid:durableId="738164561">
    <w:abstractNumId w:val="10"/>
  </w:num>
  <w:num w:numId="27" w16cid:durableId="573904004">
    <w:abstractNumId w:val="14"/>
  </w:num>
  <w:num w:numId="28" w16cid:durableId="1178884884">
    <w:abstractNumId w:val="12"/>
  </w:num>
  <w:num w:numId="29" w16cid:durableId="1282037065">
    <w:abstractNumId w:val="34"/>
  </w:num>
  <w:num w:numId="30" w16cid:durableId="968704608">
    <w:abstractNumId w:val="21"/>
  </w:num>
  <w:num w:numId="31" w16cid:durableId="2023504085">
    <w:abstractNumId w:val="6"/>
  </w:num>
  <w:num w:numId="32" w16cid:durableId="2043433124">
    <w:abstractNumId w:val="25"/>
  </w:num>
  <w:num w:numId="33" w16cid:durableId="497117674">
    <w:abstractNumId w:val="7"/>
  </w:num>
  <w:num w:numId="34" w16cid:durableId="379744802">
    <w:abstractNumId w:val="0"/>
  </w:num>
  <w:num w:numId="35" w16cid:durableId="1569881495">
    <w:abstractNumId w:val="27"/>
  </w:num>
  <w:num w:numId="36" w16cid:durableId="523061121">
    <w:abstractNumId w:val="11"/>
  </w:num>
  <w:num w:numId="37" w16cid:durableId="1723554896">
    <w:abstractNumId w:val="22"/>
  </w:num>
  <w:num w:numId="38" w16cid:durableId="1612738560">
    <w:abstractNumId w:val="24"/>
  </w:num>
  <w:num w:numId="39" w16cid:durableId="659114434">
    <w:abstractNumId w:val="29"/>
  </w:num>
  <w:num w:numId="40" w16cid:durableId="583689102">
    <w:abstractNumId w:val="40"/>
  </w:num>
  <w:num w:numId="41" w16cid:durableId="982395004">
    <w:abstractNumId w:val="28"/>
  </w:num>
  <w:num w:numId="42" w16cid:durableId="196242079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ill Beskorovayniy">
    <w15:presenceInfo w15:providerId="Windows Live" w15:userId="2ba91b86361bef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0B"/>
    <w:rsid w:val="00001596"/>
    <w:rsid w:val="00001A9C"/>
    <w:rsid w:val="00001C49"/>
    <w:rsid w:val="00010283"/>
    <w:rsid w:val="000103AB"/>
    <w:rsid w:val="0001276F"/>
    <w:rsid w:val="000132FB"/>
    <w:rsid w:val="00014E2A"/>
    <w:rsid w:val="000164C1"/>
    <w:rsid w:val="00022486"/>
    <w:rsid w:val="00022827"/>
    <w:rsid w:val="00023D49"/>
    <w:rsid w:val="0003187D"/>
    <w:rsid w:val="00032AFA"/>
    <w:rsid w:val="0003338B"/>
    <w:rsid w:val="000347C4"/>
    <w:rsid w:val="00042D5E"/>
    <w:rsid w:val="00045545"/>
    <w:rsid w:val="000456FA"/>
    <w:rsid w:val="0004582B"/>
    <w:rsid w:val="0004777B"/>
    <w:rsid w:val="000525C1"/>
    <w:rsid w:val="00052691"/>
    <w:rsid w:val="000560EE"/>
    <w:rsid w:val="00057235"/>
    <w:rsid w:val="0007019B"/>
    <w:rsid w:val="000720B8"/>
    <w:rsid w:val="0007317E"/>
    <w:rsid w:val="00074198"/>
    <w:rsid w:val="000741B6"/>
    <w:rsid w:val="000742D0"/>
    <w:rsid w:val="0007446C"/>
    <w:rsid w:val="00085B45"/>
    <w:rsid w:val="00091200"/>
    <w:rsid w:val="00092AA9"/>
    <w:rsid w:val="00094357"/>
    <w:rsid w:val="00095BA1"/>
    <w:rsid w:val="000960F8"/>
    <w:rsid w:val="00097887"/>
    <w:rsid w:val="000A401F"/>
    <w:rsid w:val="000A4257"/>
    <w:rsid w:val="000A7037"/>
    <w:rsid w:val="000B0C7C"/>
    <w:rsid w:val="000B50C8"/>
    <w:rsid w:val="000B7E9D"/>
    <w:rsid w:val="000C170E"/>
    <w:rsid w:val="000C26F8"/>
    <w:rsid w:val="000C3AE9"/>
    <w:rsid w:val="000C72F7"/>
    <w:rsid w:val="000D1B33"/>
    <w:rsid w:val="000D22E3"/>
    <w:rsid w:val="000D25A9"/>
    <w:rsid w:val="000D5227"/>
    <w:rsid w:val="000E1033"/>
    <w:rsid w:val="000E650A"/>
    <w:rsid w:val="000E653A"/>
    <w:rsid w:val="000F2A27"/>
    <w:rsid w:val="000F636E"/>
    <w:rsid w:val="00100EB6"/>
    <w:rsid w:val="00101F39"/>
    <w:rsid w:val="00104038"/>
    <w:rsid w:val="001121AE"/>
    <w:rsid w:val="00113C70"/>
    <w:rsid w:val="00114646"/>
    <w:rsid w:val="0011611D"/>
    <w:rsid w:val="0011675F"/>
    <w:rsid w:val="00121749"/>
    <w:rsid w:val="001224D3"/>
    <w:rsid w:val="00122866"/>
    <w:rsid w:val="00126874"/>
    <w:rsid w:val="0013267C"/>
    <w:rsid w:val="00135A74"/>
    <w:rsid w:val="001376AD"/>
    <w:rsid w:val="00137819"/>
    <w:rsid w:val="00137B2D"/>
    <w:rsid w:val="001402F6"/>
    <w:rsid w:val="00141EAA"/>
    <w:rsid w:val="001447F1"/>
    <w:rsid w:val="00144C9F"/>
    <w:rsid w:val="00150B0E"/>
    <w:rsid w:val="0015413E"/>
    <w:rsid w:val="001620CD"/>
    <w:rsid w:val="00162CAF"/>
    <w:rsid w:val="00162DB2"/>
    <w:rsid w:val="00163EDE"/>
    <w:rsid w:val="001665D2"/>
    <w:rsid w:val="00167607"/>
    <w:rsid w:val="00167A0C"/>
    <w:rsid w:val="001717BD"/>
    <w:rsid w:val="001728F2"/>
    <w:rsid w:val="0017465F"/>
    <w:rsid w:val="00175BB4"/>
    <w:rsid w:val="00177C48"/>
    <w:rsid w:val="00181F09"/>
    <w:rsid w:val="0018296A"/>
    <w:rsid w:val="00184304"/>
    <w:rsid w:val="001847CF"/>
    <w:rsid w:val="00186513"/>
    <w:rsid w:val="00191661"/>
    <w:rsid w:val="0019377F"/>
    <w:rsid w:val="00193E64"/>
    <w:rsid w:val="00195102"/>
    <w:rsid w:val="0019751A"/>
    <w:rsid w:val="001A2027"/>
    <w:rsid w:val="001A2BC7"/>
    <w:rsid w:val="001A4CCD"/>
    <w:rsid w:val="001B1AC0"/>
    <w:rsid w:val="001B318E"/>
    <w:rsid w:val="001B442B"/>
    <w:rsid w:val="001B7009"/>
    <w:rsid w:val="001C5CBD"/>
    <w:rsid w:val="001D01F1"/>
    <w:rsid w:val="001D50E3"/>
    <w:rsid w:val="001D5769"/>
    <w:rsid w:val="001D7FBC"/>
    <w:rsid w:val="001F088F"/>
    <w:rsid w:val="001F0C81"/>
    <w:rsid w:val="001F1700"/>
    <w:rsid w:val="001F2EF0"/>
    <w:rsid w:val="001F3235"/>
    <w:rsid w:val="001F58FA"/>
    <w:rsid w:val="00203B0B"/>
    <w:rsid w:val="00205B57"/>
    <w:rsid w:val="00206B6C"/>
    <w:rsid w:val="00207FC7"/>
    <w:rsid w:val="00213432"/>
    <w:rsid w:val="00214DF3"/>
    <w:rsid w:val="00230B16"/>
    <w:rsid w:val="0023115B"/>
    <w:rsid w:val="0023576C"/>
    <w:rsid w:val="00241EA0"/>
    <w:rsid w:val="00250287"/>
    <w:rsid w:val="00250FA2"/>
    <w:rsid w:val="002537E7"/>
    <w:rsid w:val="002662D3"/>
    <w:rsid w:val="00270D76"/>
    <w:rsid w:val="0027169E"/>
    <w:rsid w:val="00271F82"/>
    <w:rsid w:val="00273FD3"/>
    <w:rsid w:val="002774D4"/>
    <w:rsid w:val="002804BF"/>
    <w:rsid w:val="00281576"/>
    <w:rsid w:val="0029324B"/>
    <w:rsid w:val="00293760"/>
    <w:rsid w:val="002951AB"/>
    <w:rsid w:val="00296B33"/>
    <w:rsid w:val="002A2BD4"/>
    <w:rsid w:val="002A38CC"/>
    <w:rsid w:val="002A500B"/>
    <w:rsid w:val="002A5D51"/>
    <w:rsid w:val="002A60A0"/>
    <w:rsid w:val="002A67ED"/>
    <w:rsid w:val="002A6871"/>
    <w:rsid w:val="002A79DB"/>
    <w:rsid w:val="002B0167"/>
    <w:rsid w:val="002B28AD"/>
    <w:rsid w:val="002B55D8"/>
    <w:rsid w:val="002C4608"/>
    <w:rsid w:val="002C5B18"/>
    <w:rsid w:val="002C75FE"/>
    <w:rsid w:val="002D0FE0"/>
    <w:rsid w:val="002D6DA2"/>
    <w:rsid w:val="002E0299"/>
    <w:rsid w:val="002E4299"/>
    <w:rsid w:val="002E707E"/>
    <w:rsid w:val="002F08DF"/>
    <w:rsid w:val="002F0A89"/>
    <w:rsid w:val="002F3E8B"/>
    <w:rsid w:val="002F4DA8"/>
    <w:rsid w:val="002F5E50"/>
    <w:rsid w:val="002F621C"/>
    <w:rsid w:val="003013F3"/>
    <w:rsid w:val="00304621"/>
    <w:rsid w:val="003047FA"/>
    <w:rsid w:val="00304BB6"/>
    <w:rsid w:val="0031180B"/>
    <w:rsid w:val="00313B06"/>
    <w:rsid w:val="00314B40"/>
    <w:rsid w:val="00316E1D"/>
    <w:rsid w:val="00324DE2"/>
    <w:rsid w:val="00326298"/>
    <w:rsid w:val="00330880"/>
    <w:rsid w:val="00332F42"/>
    <w:rsid w:val="003334C7"/>
    <w:rsid w:val="00336613"/>
    <w:rsid w:val="00356CD6"/>
    <w:rsid w:val="00357106"/>
    <w:rsid w:val="00357EE7"/>
    <w:rsid w:val="0036074A"/>
    <w:rsid w:val="003613CF"/>
    <w:rsid w:val="00367B0A"/>
    <w:rsid w:val="00370D6D"/>
    <w:rsid w:val="0037224C"/>
    <w:rsid w:val="00373379"/>
    <w:rsid w:val="00373685"/>
    <w:rsid w:val="00373DA5"/>
    <w:rsid w:val="00373F52"/>
    <w:rsid w:val="00375F91"/>
    <w:rsid w:val="00377EA6"/>
    <w:rsid w:val="00380C6C"/>
    <w:rsid w:val="003810DF"/>
    <w:rsid w:val="00383EDC"/>
    <w:rsid w:val="003855E7"/>
    <w:rsid w:val="00393D81"/>
    <w:rsid w:val="003956AE"/>
    <w:rsid w:val="0039594C"/>
    <w:rsid w:val="003A179D"/>
    <w:rsid w:val="003A29C0"/>
    <w:rsid w:val="003A29D3"/>
    <w:rsid w:val="003A3FEA"/>
    <w:rsid w:val="003A6031"/>
    <w:rsid w:val="003B33CF"/>
    <w:rsid w:val="003B3C6B"/>
    <w:rsid w:val="003B583B"/>
    <w:rsid w:val="003C10BE"/>
    <w:rsid w:val="003C1C0B"/>
    <w:rsid w:val="003C286A"/>
    <w:rsid w:val="003C5067"/>
    <w:rsid w:val="003D1F86"/>
    <w:rsid w:val="003D53C1"/>
    <w:rsid w:val="003D5A26"/>
    <w:rsid w:val="003E4B3C"/>
    <w:rsid w:val="00400C9C"/>
    <w:rsid w:val="00401D5E"/>
    <w:rsid w:val="0040268C"/>
    <w:rsid w:val="004050F5"/>
    <w:rsid w:val="00407522"/>
    <w:rsid w:val="00411C3F"/>
    <w:rsid w:val="00413CB5"/>
    <w:rsid w:val="00416BA5"/>
    <w:rsid w:val="00420415"/>
    <w:rsid w:val="004321FC"/>
    <w:rsid w:val="00432F58"/>
    <w:rsid w:val="004342E2"/>
    <w:rsid w:val="00445086"/>
    <w:rsid w:val="00451B7F"/>
    <w:rsid w:val="00452B30"/>
    <w:rsid w:val="004603FA"/>
    <w:rsid w:val="0046063A"/>
    <w:rsid w:val="004620F0"/>
    <w:rsid w:val="004630D6"/>
    <w:rsid w:val="00467AF1"/>
    <w:rsid w:val="0047046C"/>
    <w:rsid w:val="00471E30"/>
    <w:rsid w:val="0047247B"/>
    <w:rsid w:val="00474922"/>
    <w:rsid w:val="00476EDB"/>
    <w:rsid w:val="00480ABD"/>
    <w:rsid w:val="0048131B"/>
    <w:rsid w:val="004820EF"/>
    <w:rsid w:val="00483A21"/>
    <w:rsid w:val="00493FA4"/>
    <w:rsid w:val="00494E5D"/>
    <w:rsid w:val="004A3B82"/>
    <w:rsid w:val="004A4244"/>
    <w:rsid w:val="004A482D"/>
    <w:rsid w:val="004B26FE"/>
    <w:rsid w:val="004B2F61"/>
    <w:rsid w:val="004B3DD3"/>
    <w:rsid w:val="004B6BA8"/>
    <w:rsid w:val="004C16D4"/>
    <w:rsid w:val="004C1905"/>
    <w:rsid w:val="004C4AD4"/>
    <w:rsid w:val="004C5EB0"/>
    <w:rsid w:val="004C7119"/>
    <w:rsid w:val="004D0FF1"/>
    <w:rsid w:val="004D2305"/>
    <w:rsid w:val="004E3F37"/>
    <w:rsid w:val="004E5578"/>
    <w:rsid w:val="004E7D8D"/>
    <w:rsid w:val="004F3FE7"/>
    <w:rsid w:val="004F668C"/>
    <w:rsid w:val="004F692F"/>
    <w:rsid w:val="005030DA"/>
    <w:rsid w:val="00507A27"/>
    <w:rsid w:val="00510AD9"/>
    <w:rsid w:val="00511CDB"/>
    <w:rsid w:val="00513007"/>
    <w:rsid w:val="00513999"/>
    <w:rsid w:val="00517A23"/>
    <w:rsid w:val="00522EA6"/>
    <w:rsid w:val="005241AC"/>
    <w:rsid w:val="00524D67"/>
    <w:rsid w:val="00525625"/>
    <w:rsid w:val="0052749D"/>
    <w:rsid w:val="0052763A"/>
    <w:rsid w:val="00533C6F"/>
    <w:rsid w:val="00541D27"/>
    <w:rsid w:val="00550549"/>
    <w:rsid w:val="00550D15"/>
    <w:rsid w:val="00556A9A"/>
    <w:rsid w:val="00560E71"/>
    <w:rsid w:val="0056196D"/>
    <w:rsid w:val="00564A72"/>
    <w:rsid w:val="00565D60"/>
    <w:rsid w:val="005661F7"/>
    <w:rsid w:val="005713F9"/>
    <w:rsid w:val="00575C64"/>
    <w:rsid w:val="00576EEB"/>
    <w:rsid w:val="00584072"/>
    <w:rsid w:val="00591FC3"/>
    <w:rsid w:val="00593A78"/>
    <w:rsid w:val="005943B3"/>
    <w:rsid w:val="0059704E"/>
    <w:rsid w:val="005A228F"/>
    <w:rsid w:val="005A3B91"/>
    <w:rsid w:val="005B5406"/>
    <w:rsid w:val="005C11CF"/>
    <w:rsid w:val="005C35EE"/>
    <w:rsid w:val="005C632B"/>
    <w:rsid w:val="005C7FB1"/>
    <w:rsid w:val="005D0226"/>
    <w:rsid w:val="005D1FC6"/>
    <w:rsid w:val="005D23F1"/>
    <w:rsid w:val="005D3505"/>
    <w:rsid w:val="005D4E85"/>
    <w:rsid w:val="005D623D"/>
    <w:rsid w:val="005D7812"/>
    <w:rsid w:val="005E1C05"/>
    <w:rsid w:val="005E23BF"/>
    <w:rsid w:val="005E2A1E"/>
    <w:rsid w:val="005E2AB4"/>
    <w:rsid w:val="005E2C99"/>
    <w:rsid w:val="005E33EE"/>
    <w:rsid w:val="005E6D41"/>
    <w:rsid w:val="005F092C"/>
    <w:rsid w:val="005F0B9B"/>
    <w:rsid w:val="005F1E2C"/>
    <w:rsid w:val="005F21F8"/>
    <w:rsid w:val="005F2AA5"/>
    <w:rsid w:val="005F2C34"/>
    <w:rsid w:val="005F3604"/>
    <w:rsid w:val="005F4CE8"/>
    <w:rsid w:val="005F596C"/>
    <w:rsid w:val="005F6678"/>
    <w:rsid w:val="005F7DD2"/>
    <w:rsid w:val="0060136A"/>
    <w:rsid w:val="00605DC0"/>
    <w:rsid w:val="00605E21"/>
    <w:rsid w:val="006068E7"/>
    <w:rsid w:val="00611894"/>
    <w:rsid w:val="00621A31"/>
    <w:rsid w:val="00626028"/>
    <w:rsid w:val="0063300D"/>
    <w:rsid w:val="006349F9"/>
    <w:rsid w:val="00640659"/>
    <w:rsid w:val="00643D2A"/>
    <w:rsid w:val="006448F7"/>
    <w:rsid w:val="00646D4F"/>
    <w:rsid w:val="0064703A"/>
    <w:rsid w:val="00647617"/>
    <w:rsid w:val="00651D1B"/>
    <w:rsid w:val="00656AA8"/>
    <w:rsid w:val="0065753F"/>
    <w:rsid w:val="0066005F"/>
    <w:rsid w:val="00660D75"/>
    <w:rsid w:val="006666EA"/>
    <w:rsid w:val="00666E62"/>
    <w:rsid w:val="006671E0"/>
    <w:rsid w:val="006678C7"/>
    <w:rsid w:val="00670A91"/>
    <w:rsid w:val="0067562F"/>
    <w:rsid w:val="006775F3"/>
    <w:rsid w:val="00684F5B"/>
    <w:rsid w:val="006876EE"/>
    <w:rsid w:val="00687FE4"/>
    <w:rsid w:val="00690C26"/>
    <w:rsid w:val="006923B8"/>
    <w:rsid w:val="00693625"/>
    <w:rsid w:val="0069433A"/>
    <w:rsid w:val="00695045"/>
    <w:rsid w:val="00697B67"/>
    <w:rsid w:val="006A0664"/>
    <w:rsid w:val="006A1098"/>
    <w:rsid w:val="006A15FA"/>
    <w:rsid w:val="006A1696"/>
    <w:rsid w:val="006A280A"/>
    <w:rsid w:val="006A39C8"/>
    <w:rsid w:val="006A4F2D"/>
    <w:rsid w:val="006A5172"/>
    <w:rsid w:val="006B037B"/>
    <w:rsid w:val="006B2BA8"/>
    <w:rsid w:val="006B4348"/>
    <w:rsid w:val="006B4908"/>
    <w:rsid w:val="006B56A1"/>
    <w:rsid w:val="006C18FD"/>
    <w:rsid w:val="006D052B"/>
    <w:rsid w:val="006D46D4"/>
    <w:rsid w:val="006D4F58"/>
    <w:rsid w:val="006D67BB"/>
    <w:rsid w:val="006D7273"/>
    <w:rsid w:val="006E48B0"/>
    <w:rsid w:val="006F03BA"/>
    <w:rsid w:val="006F07E4"/>
    <w:rsid w:val="006F0808"/>
    <w:rsid w:val="006F0F1C"/>
    <w:rsid w:val="006F21C0"/>
    <w:rsid w:val="006F4E6C"/>
    <w:rsid w:val="006F65FB"/>
    <w:rsid w:val="006F74FD"/>
    <w:rsid w:val="00700572"/>
    <w:rsid w:val="0070071E"/>
    <w:rsid w:val="00705A32"/>
    <w:rsid w:val="00710342"/>
    <w:rsid w:val="00710BBD"/>
    <w:rsid w:val="00711ECC"/>
    <w:rsid w:val="007140A5"/>
    <w:rsid w:val="0072181F"/>
    <w:rsid w:val="00721A44"/>
    <w:rsid w:val="00721AFF"/>
    <w:rsid w:val="0072460A"/>
    <w:rsid w:val="00725582"/>
    <w:rsid w:val="00727225"/>
    <w:rsid w:val="007327C7"/>
    <w:rsid w:val="007346B1"/>
    <w:rsid w:val="00737711"/>
    <w:rsid w:val="007378E0"/>
    <w:rsid w:val="007403FA"/>
    <w:rsid w:val="00741309"/>
    <w:rsid w:val="007414FC"/>
    <w:rsid w:val="00741B88"/>
    <w:rsid w:val="007427EE"/>
    <w:rsid w:val="0075008E"/>
    <w:rsid w:val="00752F0E"/>
    <w:rsid w:val="00753642"/>
    <w:rsid w:val="00754D19"/>
    <w:rsid w:val="00756C13"/>
    <w:rsid w:val="0076278D"/>
    <w:rsid w:val="0076679A"/>
    <w:rsid w:val="00767A05"/>
    <w:rsid w:val="00767C64"/>
    <w:rsid w:val="007703F5"/>
    <w:rsid w:val="00770578"/>
    <w:rsid w:val="00771D7D"/>
    <w:rsid w:val="0078149D"/>
    <w:rsid w:val="0078447F"/>
    <w:rsid w:val="00786267"/>
    <w:rsid w:val="00792797"/>
    <w:rsid w:val="007939F2"/>
    <w:rsid w:val="00796840"/>
    <w:rsid w:val="007A19CD"/>
    <w:rsid w:val="007A4BD3"/>
    <w:rsid w:val="007B2DAA"/>
    <w:rsid w:val="007B6D1C"/>
    <w:rsid w:val="007C17A2"/>
    <w:rsid w:val="007C1D78"/>
    <w:rsid w:val="007C31EF"/>
    <w:rsid w:val="007C3B5A"/>
    <w:rsid w:val="007C5CE5"/>
    <w:rsid w:val="007D4146"/>
    <w:rsid w:val="007D79E4"/>
    <w:rsid w:val="007E2DBC"/>
    <w:rsid w:val="007E3059"/>
    <w:rsid w:val="007E73CD"/>
    <w:rsid w:val="007F4DDA"/>
    <w:rsid w:val="007F53E5"/>
    <w:rsid w:val="00805B4B"/>
    <w:rsid w:val="0080704B"/>
    <w:rsid w:val="00810408"/>
    <w:rsid w:val="008158E1"/>
    <w:rsid w:val="008224A1"/>
    <w:rsid w:val="00823998"/>
    <w:rsid w:val="00825C51"/>
    <w:rsid w:val="0083007D"/>
    <w:rsid w:val="008346EE"/>
    <w:rsid w:val="00836855"/>
    <w:rsid w:val="008368F1"/>
    <w:rsid w:val="00840278"/>
    <w:rsid w:val="0084118C"/>
    <w:rsid w:val="00843883"/>
    <w:rsid w:val="00846CFE"/>
    <w:rsid w:val="0085331C"/>
    <w:rsid w:val="00856AB2"/>
    <w:rsid w:val="00864AFA"/>
    <w:rsid w:val="008656E0"/>
    <w:rsid w:val="00866E61"/>
    <w:rsid w:val="00866EB2"/>
    <w:rsid w:val="008678FF"/>
    <w:rsid w:val="00870BA4"/>
    <w:rsid w:val="008736DE"/>
    <w:rsid w:val="00873E08"/>
    <w:rsid w:val="00883A40"/>
    <w:rsid w:val="008914C9"/>
    <w:rsid w:val="00891ADD"/>
    <w:rsid w:val="008938EA"/>
    <w:rsid w:val="008A0122"/>
    <w:rsid w:val="008A47B9"/>
    <w:rsid w:val="008A6307"/>
    <w:rsid w:val="008B0300"/>
    <w:rsid w:val="008B1C24"/>
    <w:rsid w:val="008B51D0"/>
    <w:rsid w:val="008B67DF"/>
    <w:rsid w:val="008C58AA"/>
    <w:rsid w:val="008C6DE5"/>
    <w:rsid w:val="008D191C"/>
    <w:rsid w:val="008D2584"/>
    <w:rsid w:val="008D3C0D"/>
    <w:rsid w:val="008D5BFD"/>
    <w:rsid w:val="008D5F8A"/>
    <w:rsid w:val="008E5583"/>
    <w:rsid w:val="008E5898"/>
    <w:rsid w:val="008E7EAF"/>
    <w:rsid w:val="008F063A"/>
    <w:rsid w:val="008F189E"/>
    <w:rsid w:val="008F266A"/>
    <w:rsid w:val="008F7884"/>
    <w:rsid w:val="0090098E"/>
    <w:rsid w:val="00910126"/>
    <w:rsid w:val="009120BA"/>
    <w:rsid w:val="0091377A"/>
    <w:rsid w:val="0091406E"/>
    <w:rsid w:val="00917B3D"/>
    <w:rsid w:val="00917C0B"/>
    <w:rsid w:val="00921789"/>
    <w:rsid w:val="00923278"/>
    <w:rsid w:val="00924696"/>
    <w:rsid w:val="00924E51"/>
    <w:rsid w:val="00931B80"/>
    <w:rsid w:val="009327BD"/>
    <w:rsid w:val="00934468"/>
    <w:rsid w:val="00936564"/>
    <w:rsid w:val="00942F1C"/>
    <w:rsid w:val="00944632"/>
    <w:rsid w:val="00946FA8"/>
    <w:rsid w:val="009475DD"/>
    <w:rsid w:val="00950D04"/>
    <w:rsid w:val="0095793A"/>
    <w:rsid w:val="00957DAC"/>
    <w:rsid w:val="0096442D"/>
    <w:rsid w:val="0096449E"/>
    <w:rsid w:val="0096539A"/>
    <w:rsid w:val="009667FA"/>
    <w:rsid w:val="00976182"/>
    <w:rsid w:val="009765D1"/>
    <w:rsid w:val="00986592"/>
    <w:rsid w:val="009907AF"/>
    <w:rsid w:val="00991D36"/>
    <w:rsid w:val="00991F4E"/>
    <w:rsid w:val="0099556B"/>
    <w:rsid w:val="00996513"/>
    <w:rsid w:val="00996F7A"/>
    <w:rsid w:val="009A1B3A"/>
    <w:rsid w:val="009A224D"/>
    <w:rsid w:val="009A5297"/>
    <w:rsid w:val="009A586E"/>
    <w:rsid w:val="009B31E8"/>
    <w:rsid w:val="009B4757"/>
    <w:rsid w:val="009B6CA6"/>
    <w:rsid w:val="009B762E"/>
    <w:rsid w:val="009B7B16"/>
    <w:rsid w:val="009C02CC"/>
    <w:rsid w:val="009C16A5"/>
    <w:rsid w:val="009C33CE"/>
    <w:rsid w:val="009C37B5"/>
    <w:rsid w:val="009C4FB4"/>
    <w:rsid w:val="009C6618"/>
    <w:rsid w:val="009C7DD1"/>
    <w:rsid w:val="009D091B"/>
    <w:rsid w:val="009D5D16"/>
    <w:rsid w:val="009D5EB9"/>
    <w:rsid w:val="009E1700"/>
    <w:rsid w:val="009E285E"/>
    <w:rsid w:val="009E2DC0"/>
    <w:rsid w:val="009E31A1"/>
    <w:rsid w:val="009E5A58"/>
    <w:rsid w:val="009E6835"/>
    <w:rsid w:val="009F0014"/>
    <w:rsid w:val="009F4B73"/>
    <w:rsid w:val="009F6541"/>
    <w:rsid w:val="00A0054D"/>
    <w:rsid w:val="00A02411"/>
    <w:rsid w:val="00A032E4"/>
    <w:rsid w:val="00A075C8"/>
    <w:rsid w:val="00A079FC"/>
    <w:rsid w:val="00A10B2B"/>
    <w:rsid w:val="00A119AE"/>
    <w:rsid w:val="00A13B26"/>
    <w:rsid w:val="00A14AE9"/>
    <w:rsid w:val="00A17BB4"/>
    <w:rsid w:val="00A23143"/>
    <w:rsid w:val="00A32747"/>
    <w:rsid w:val="00A34550"/>
    <w:rsid w:val="00A35792"/>
    <w:rsid w:val="00A37384"/>
    <w:rsid w:val="00A37FA5"/>
    <w:rsid w:val="00A447D9"/>
    <w:rsid w:val="00A45C30"/>
    <w:rsid w:val="00A46624"/>
    <w:rsid w:val="00A51A4F"/>
    <w:rsid w:val="00A52921"/>
    <w:rsid w:val="00A52F5D"/>
    <w:rsid w:val="00A56288"/>
    <w:rsid w:val="00A75822"/>
    <w:rsid w:val="00A8530F"/>
    <w:rsid w:val="00A85478"/>
    <w:rsid w:val="00A85847"/>
    <w:rsid w:val="00A864B9"/>
    <w:rsid w:val="00A877F7"/>
    <w:rsid w:val="00A9221B"/>
    <w:rsid w:val="00A923BD"/>
    <w:rsid w:val="00A92885"/>
    <w:rsid w:val="00A92A48"/>
    <w:rsid w:val="00A94835"/>
    <w:rsid w:val="00A95D18"/>
    <w:rsid w:val="00A97C68"/>
    <w:rsid w:val="00AA0076"/>
    <w:rsid w:val="00AA0269"/>
    <w:rsid w:val="00AA227C"/>
    <w:rsid w:val="00AA3BC0"/>
    <w:rsid w:val="00AA3FCB"/>
    <w:rsid w:val="00AA732A"/>
    <w:rsid w:val="00AB0854"/>
    <w:rsid w:val="00AB7C99"/>
    <w:rsid w:val="00AC0873"/>
    <w:rsid w:val="00AC0ACD"/>
    <w:rsid w:val="00AC1769"/>
    <w:rsid w:val="00AC595C"/>
    <w:rsid w:val="00AC65D9"/>
    <w:rsid w:val="00AC79D3"/>
    <w:rsid w:val="00AD18C6"/>
    <w:rsid w:val="00AD2C92"/>
    <w:rsid w:val="00AD6076"/>
    <w:rsid w:val="00AE0A6A"/>
    <w:rsid w:val="00AE0C71"/>
    <w:rsid w:val="00AE275D"/>
    <w:rsid w:val="00AE4BA6"/>
    <w:rsid w:val="00AE60B6"/>
    <w:rsid w:val="00AF3094"/>
    <w:rsid w:val="00AF49E6"/>
    <w:rsid w:val="00AF4F85"/>
    <w:rsid w:val="00B0073A"/>
    <w:rsid w:val="00B00F56"/>
    <w:rsid w:val="00B01170"/>
    <w:rsid w:val="00B01645"/>
    <w:rsid w:val="00B118C3"/>
    <w:rsid w:val="00B17324"/>
    <w:rsid w:val="00B2237A"/>
    <w:rsid w:val="00B228A3"/>
    <w:rsid w:val="00B3005C"/>
    <w:rsid w:val="00B30C16"/>
    <w:rsid w:val="00B33803"/>
    <w:rsid w:val="00B33FA4"/>
    <w:rsid w:val="00B36260"/>
    <w:rsid w:val="00B374C8"/>
    <w:rsid w:val="00B37AAE"/>
    <w:rsid w:val="00B4081A"/>
    <w:rsid w:val="00B45B70"/>
    <w:rsid w:val="00B5191E"/>
    <w:rsid w:val="00B525CD"/>
    <w:rsid w:val="00B52EBD"/>
    <w:rsid w:val="00B5377D"/>
    <w:rsid w:val="00B606BC"/>
    <w:rsid w:val="00B60FDB"/>
    <w:rsid w:val="00B63663"/>
    <w:rsid w:val="00B73BCE"/>
    <w:rsid w:val="00B73C2D"/>
    <w:rsid w:val="00B73E5C"/>
    <w:rsid w:val="00B74C41"/>
    <w:rsid w:val="00B763BB"/>
    <w:rsid w:val="00B77668"/>
    <w:rsid w:val="00B80133"/>
    <w:rsid w:val="00B806FB"/>
    <w:rsid w:val="00B80E1D"/>
    <w:rsid w:val="00B80F4C"/>
    <w:rsid w:val="00B82389"/>
    <w:rsid w:val="00B82AE5"/>
    <w:rsid w:val="00B82D04"/>
    <w:rsid w:val="00B83753"/>
    <w:rsid w:val="00B90F42"/>
    <w:rsid w:val="00B91DBF"/>
    <w:rsid w:val="00B9460D"/>
    <w:rsid w:val="00B9567D"/>
    <w:rsid w:val="00B9763E"/>
    <w:rsid w:val="00BA005C"/>
    <w:rsid w:val="00BA2531"/>
    <w:rsid w:val="00BA7319"/>
    <w:rsid w:val="00BB0CFD"/>
    <w:rsid w:val="00BB2BAD"/>
    <w:rsid w:val="00BB30DF"/>
    <w:rsid w:val="00BC308B"/>
    <w:rsid w:val="00BC3904"/>
    <w:rsid w:val="00BC4F1F"/>
    <w:rsid w:val="00BC6F8E"/>
    <w:rsid w:val="00BD039F"/>
    <w:rsid w:val="00BD0FBC"/>
    <w:rsid w:val="00BD19C4"/>
    <w:rsid w:val="00BE248C"/>
    <w:rsid w:val="00BE3CCE"/>
    <w:rsid w:val="00BE769D"/>
    <w:rsid w:val="00BE7BFC"/>
    <w:rsid w:val="00BF2EBD"/>
    <w:rsid w:val="00BF35DC"/>
    <w:rsid w:val="00BF375E"/>
    <w:rsid w:val="00BF37E1"/>
    <w:rsid w:val="00BF394B"/>
    <w:rsid w:val="00BF4982"/>
    <w:rsid w:val="00BF6F93"/>
    <w:rsid w:val="00C07AD2"/>
    <w:rsid w:val="00C12F57"/>
    <w:rsid w:val="00C16D2F"/>
    <w:rsid w:val="00C17DE3"/>
    <w:rsid w:val="00C2123E"/>
    <w:rsid w:val="00C215B8"/>
    <w:rsid w:val="00C22763"/>
    <w:rsid w:val="00C23106"/>
    <w:rsid w:val="00C2449A"/>
    <w:rsid w:val="00C30799"/>
    <w:rsid w:val="00C3200F"/>
    <w:rsid w:val="00C3385C"/>
    <w:rsid w:val="00C34826"/>
    <w:rsid w:val="00C34B98"/>
    <w:rsid w:val="00C40869"/>
    <w:rsid w:val="00C44C6B"/>
    <w:rsid w:val="00C46270"/>
    <w:rsid w:val="00C511F3"/>
    <w:rsid w:val="00C51C9D"/>
    <w:rsid w:val="00C52027"/>
    <w:rsid w:val="00C563B1"/>
    <w:rsid w:val="00C63E34"/>
    <w:rsid w:val="00C6585A"/>
    <w:rsid w:val="00C6797C"/>
    <w:rsid w:val="00C808A1"/>
    <w:rsid w:val="00C8126B"/>
    <w:rsid w:val="00C81AE4"/>
    <w:rsid w:val="00C82CB7"/>
    <w:rsid w:val="00C83069"/>
    <w:rsid w:val="00C8451B"/>
    <w:rsid w:val="00C9165D"/>
    <w:rsid w:val="00C92589"/>
    <w:rsid w:val="00CA3671"/>
    <w:rsid w:val="00CA3B19"/>
    <w:rsid w:val="00CA5AA5"/>
    <w:rsid w:val="00CB1712"/>
    <w:rsid w:val="00CB1F45"/>
    <w:rsid w:val="00CB2574"/>
    <w:rsid w:val="00CC3825"/>
    <w:rsid w:val="00CC5EBB"/>
    <w:rsid w:val="00CD1505"/>
    <w:rsid w:val="00CD3935"/>
    <w:rsid w:val="00CE66EC"/>
    <w:rsid w:val="00CF3C66"/>
    <w:rsid w:val="00CF6349"/>
    <w:rsid w:val="00D00FCC"/>
    <w:rsid w:val="00D04468"/>
    <w:rsid w:val="00D07AD7"/>
    <w:rsid w:val="00D10FC9"/>
    <w:rsid w:val="00D1772E"/>
    <w:rsid w:val="00D24463"/>
    <w:rsid w:val="00D25022"/>
    <w:rsid w:val="00D2533C"/>
    <w:rsid w:val="00D26758"/>
    <w:rsid w:val="00D2797B"/>
    <w:rsid w:val="00D324DD"/>
    <w:rsid w:val="00D33415"/>
    <w:rsid w:val="00D364C4"/>
    <w:rsid w:val="00D4151E"/>
    <w:rsid w:val="00D4245E"/>
    <w:rsid w:val="00D43191"/>
    <w:rsid w:val="00D433D8"/>
    <w:rsid w:val="00D47944"/>
    <w:rsid w:val="00D47C43"/>
    <w:rsid w:val="00D50104"/>
    <w:rsid w:val="00D55C67"/>
    <w:rsid w:val="00D571BA"/>
    <w:rsid w:val="00D57AD8"/>
    <w:rsid w:val="00D57E5D"/>
    <w:rsid w:val="00D57F7F"/>
    <w:rsid w:val="00D609FE"/>
    <w:rsid w:val="00D64B4E"/>
    <w:rsid w:val="00D67F6B"/>
    <w:rsid w:val="00D70A04"/>
    <w:rsid w:val="00D76AA5"/>
    <w:rsid w:val="00D775C3"/>
    <w:rsid w:val="00D84E41"/>
    <w:rsid w:val="00D86319"/>
    <w:rsid w:val="00D870A9"/>
    <w:rsid w:val="00D877D1"/>
    <w:rsid w:val="00DA7828"/>
    <w:rsid w:val="00DB123C"/>
    <w:rsid w:val="00DB2EC3"/>
    <w:rsid w:val="00DB5085"/>
    <w:rsid w:val="00DB73B4"/>
    <w:rsid w:val="00DC0EAF"/>
    <w:rsid w:val="00DC27DB"/>
    <w:rsid w:val="00DC486B"/>
    <w:rsid w:val="00DC4D26"/>
    <w:rsid w:val="00DC7A82"/>
    <w:rsid w:val="00DD2B5B"/>
    <w:rsid w:val="00DD42F0"/>
    <w:rsid w:val="00DD7C76"/>
    <w:rsid w:val="00DE153B"/>
    <w:rsid w:val="00DE60F8"/>
    <w:rsid w:val="00DE77B0"/>
    <w:rsid w:val="00DF3602"/>
    <w:rsid w:val="00E03D24"/>
    <w:rsid w:val="00E05F86"/>
    <w:rsid w:val="00E07552"/>
    <w:rsid w:val="00E10DB1"/>
    <w:rsid w:val="00E149D5"/>
    <w:rsid w:val="00E14BE4"/>
    <w:rsid w:val="00E15227"/>
    <w:rsid w:val="00E156E9"/>
    <w:rsid w:val="00E164C4"/>
    <w:rsid w:val="00E16F73"/>
    <w:rsid w:val="00E17AB9"/>
    <w:rsid w:val="00E2000A"/>
    <w:rsid w:val="00E2565B"/>
    <w:rsid w:val="00E26BC9"/>
    <w:rsid w:val="00E33062"/>
    <w:rsid w:val="00E36203"/>
    <w:rsid w:val="00E36B36"/>
    <w:rsid w:val="00E402CA"/>
    <w:rsid w:val="00E5072A"/>
    <w:rsid w:val="00E51F98"/>
    <w:rsid w:val="00E531A3"/>
    <w:rsid w:val="00E53EEE"/>
    <w:rsid w:val="00E54982"/>
    <w:rsid w:val="00E5513A"/>
    <w:rsid w:val="00E577ED"/>
    <w:rsid w:val="00E57CB5"/>
    <w:rsid w:val="00E70DD8"/>
    <w:rsid w:val="00E7465E"/>
    <w:rsid w:val="00E74762"/>
    <w:rsid w:val="00E816CE"/>
    <w:rsid w:val="00E82E1E"/>
    <w:rsid w:val="00E84CC0"/>
    <w:rsid w:val="00E8788A"/>
    <w:rsid w:val="00E87E07"/>
    <w:rsid w:val="00E91085"/>
    <w:rsid w:val="00E9152E"/>
    <w:rsid w:val="00E925B9"/>
    <w:rsid w:val="00E93325"/>
    <w:rsid w:val="00E95349"/>
    <w:rsid w:val="00E975E0"/>
    <w:rsid w:val="00E97C89"/>
    <w:rsid w:val="00E97F5C"/>
    <w:rsid w:val="00EA0516"/>
    <w:rsid w:val="00EA0835"/>
    <w:rsid w:val="00EA1329"/>
    <w:rsid w:val="00EA2B99"/>
    <w:rsid w:val="00EA30BD"/>
    <w:rsid w:val="00EA50F8"/>
    <w:rsid w:val="00EB0089"/>
    <w:rsid w:val="00EB083D"/>
    <w:rsid w:val="00EB2F81"/>
    <w:rsid w:val="00EC28D0"/>
    <w:rsid w:val="00EC2D82"/>
    <w:rsid w:val="00EC3628"/>
    <w:rsid w:val="00EC6FA0"/>
    <w:rsid w:val="00EC7047"/>
    <w:rsid w:val="00ED0F75"/>
    <w:rsid w:val="00ED37A1"/>
    <w:rsid w:val="00ED3D53"/>
    <w:rsid w:val="00ED652A"/>
    <w:rsid w:val="00ED7C20"/>
    <w:rsid w:val="00EE0076"/>
    <w:rsid w:val="00EE2438"/>
    <w:rsid w:val="00EE425B"/>
    <w:rsid w:val="00EF1725"/>
    <w:rsid w:val="00EF1BB7"/>
    <w:rsid w:val="00EF3D65"/>
    <w:rsid w:val="00EF526B"/>
    <w:rsid w:val="00EF5468"/>
    <w:rsid w:val="00EF64D3"/>
    <w:rsid w:val="00F009B5"/>
    <w:rsid w:val="00F02C9A"/>
    <w:rsid w:val="00F0395B"/>
    <w:rsid w:val="00F0477F"/>
    <w:rsid w:val="00F06519"/>
    <w:rsid w:val="00F106E9"/>
    <w:rsid w:val="00F13024"/>
    <w:rsid w:val="00F16E1E"/>
    <w:rsid w:val="00F22A9F"/>
    <w:rsid w:val="00F235CD"/>
    <w:rsid w:val="00F247E3"/>
    <w:rsid w:val="00F265DA"/>
    <w:rsid w:val="00F31B5C"/>
    <w:rsid w:val="00F332E2"/>
    <w:rsid w:val="00F34805"/>
    <w:rsid w:val="00F352AC"/>
    <w:rsid w:val="00F4344A"/>
    <w:rsid w:val="00F51FA0"/>
    <w:rsid w:val="00F51FC0"/>
    <w:rsid w:val="00F524CF"/>
    <w:rsid w:val="00F542D7"/>
    <w:rsid w:val="00F555AF"/>
    <w:rsid w:val="00F57A14"/>
    <w:rsid w:val="00F6082E"/>
    <w:rsid w:val="00F6100A"/>
    <w:rsid w:val="00F623C7"/>
    <w:rsid w:val="00F769B8"/>
    <w:rsid w:val="00F77A04"/>
    <w:rsid w:val="00F84865"/>
    <w:rsid w:val="00F85D55"/>
    <w:rsid w:val="00F95E94"/>
    <w:rsid w:val="00F96549"/>
    <w:rsid w:val="00FA196B"/>
    <w:rsid w:val="00FA542B"/>
    <w:rsid w:val="00FA5BE3"/>
    <w:rsid w:val="00FA6792"/>
    <w:rsid w:val="00FB1F11"/>
    <w:rsid w:val="00FB7A2B"/>
    <w:rsid w:val="00FB7E8C"/>
    <w:rsid w:val="00FD1F3A"/>
    <w:rsid w:val="00FD2A93"/>
    <w:rsid w:val="00FD3EAE"/>
    <w:rsid w:val="00FD4A27"/>
    <w:rsid w:val="00FD57CD"/>
    <w:rsid w:val="00FD7ECF"/>
    <w:rsid w:val="00FE0174"/>
    <w:rsid w:val="00FE41F6"/>
    <w:rsid w:val="00FF23D1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B1D70"/>
  <w15:docId w15:val="{CB503933-5FA6-4095-BEE8-0B9872C7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B3D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1376AD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customStyle="1" w:styleId="Default">
    <w:name w:val="Default"/>
    <w:rsid w:val="001376AD"/>
    <w:pPr>
      <w:autoSpaceDE w:val="0"/>
      <w:autoSpaceDN w:val="0"/>
      <w:adjustRightInd w:val="0"/>
    </w:pPr>
    <w:rPr>
      <w:rFonts w:eastAsia="Times New Roman" w:cs="Times New Roman"/>
      <w:color w:val="000000"/>
      <w:szCs w:val="24"/>
      <w:lang w:eastAsia="ru-RU"/>
    </w:rPr>
  </w:style>
  <w:style w:type="paragraph" w:styleId="14">
    <w:name w:val="toc 1"/>
    <w:basedOn w:val="a"/>
    <w:next w:val="a"/>
    <w:autoRedefine/>
    <w:uiPriority w:val="39"/>
    <w:unhideWhenUsed/>
    <w:qFormat/>
    <w:rsid w:val="007B6D1C"/>
    <w:pPr>
      <w:tabs>
        <w:tab w:val="right" w:leader="dot" w:pos="9355"/>
      </w:tabs>
      <w:spacing w:after="0" w:line="240" w:lineRule="auto"/>
      <w:jc w:val="center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2">
    <w:name w:val="Title"/>
    <w:basedOn w:val="a"/>
    <w:next w:val="a"/>
    <w:link w:val="af3"/>
    <w:uiPriority w:val="10"/>
    <w:qFormat/>
    <w:rsid w:val="008411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sid w:val="0084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Revision"/>
    <w:hidden/>
    <w:uiPriority w:val="99"/>
    <w:semiHidden/>
    <w:rsid w:val="00B45B70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1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42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93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75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30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4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477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02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423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0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25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51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61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298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5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3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6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27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492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279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24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000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1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95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4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351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047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69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22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42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8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67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55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89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8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26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9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93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03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16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7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86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43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17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4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90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470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5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6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4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68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16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39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70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8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7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343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9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9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56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800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4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891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1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22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2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82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0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47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24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44459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4405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3874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0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212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157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2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121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5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3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1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95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259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2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6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09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28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9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5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79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25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fontawesome.com/icons" TargetMode="Externa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C795-C3D4-4F02-BB88-0AF1E0238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46</Pages>
  <Words>10059</Words>
  <Characters>57342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Kirill Beskorovayniy</cp:lastModifiedBy>
  <cp:revision>127</cp:revision>
  <dcterms:created xsi:type="dcterms:W3CDTF">2026-05-07T13:45:00Z</dcterms:created>
  <dcterms:modified xsi:type="dcterms:W3CDTF">2026-05-11T23:15:00Z</dcterms:modified>
</cp:coreProperties>
</file>